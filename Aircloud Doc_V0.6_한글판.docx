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B73F7" w14:textId="07C5BB52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Air Cloud</w:t>
      </w:r>
      <w:r w:rsidR="001664D8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Documentation</w:t>
      </w: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(Updated </w:t>
      </w:r>
      <w:r w:rsidR="001664D8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Korean</w:t>
      </w: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Version</w:t>
      </w:r>
      <w:proofErr w:type="gramStart"/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)</w:t>
      </w:r>
      <w:r w:rsidR="00127FF9" w:rsidRPr="002F79F5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 xml:space="preserve"> </w:t>
      </w:r>
      <w:r w:rsidR="00547BFF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/</w:t>
      </w:r>
      <w:proofErr w:type="gramEnd"/>
      <w:r w:rsidR="00547BFF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 xml:space="preserve"> </w:t>
      </w:r>
      <w:r w:rsidR="00547BFF" w:rsidRPr="00547BFF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14:ligatures w14:val="none"/>
        </w:rPr>
        <w:t>25.0</w:t>
      </w:r>
      <w:r w:rsidR="005D5431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14:ligatures w14:val="none"/>
        </w:rPr>
        <w:t>8.20</w:t>
      </w:r>
      <w:r w:rsidR="00605D58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14:ligatures w14:val="none"/>
        </w:rPr>
        <w:t xml:space="preserve"> </w:t>
      </w:r>
      <w:r w:rsidR="00547BFF" w:rsidRPr="00547BFF">
        <w:rPr>
          <w:rFonts w:asciiTheme="minorEastAsia" w:hAnsiTheme="minorEastAsia" w:cs="Times New Roman"/>
          <w:color w:val="7F7F7F" w:themeColor="text1" w:themeTint="80"/>
          <w:kern w:val="0"/>
          <w:sz w:val="18"/>
          <w:szCs w:val="18"/>
          <w14:ligatures w14:val="none"/>
        </w:rPr>
        <w:t>Updated</w:t>
      </w:r>
      <w:r w:rsidR="005D5431">
        <w:rPr>
          <w:rFonts w:asciiTheme="minorEastAsia" w:hAnsiTheme="minorEastAsia" w:cs="Times New Roman"/>
          <w:color w:val="7F7F7F" w:themeColor="text1" w:themeTint="80"/>
          <w:kern w:val="0"/>
          <w:sz w:val="18"/>
          <w:szCs w:val="18"/>
          <w14:ligatures w14:val="none"/>
        </w:rPr>
        <w:br/>
      </w:r>
      <w:r w:rsidR="005D5431">
        <w:rPr>
          <w:rFonts w:asciiTheme="minorEastAsia" w:hAnsiTheme="minorEastAsia" w:cs="Times New Roman"/>
          <w:color w:val="7F7F7F" w:themeColor="text1" w:themeTint="80"/>
          <w:kern w:val="0"/>
          <w:sz w:val="18"/>
          <w:szCs w:val="18"/>
          <w14:ligatures w14:val="none"/>
        </w:rPr>
        <w:br/>
      </w:r>
      <w:r w:rsidR="005D5431" w:rsidRPr="008D4E0F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:highlight w:val="yellow"/>
          <w14:ligatures w14:val="none"/>
        </w:rPr>
        <w:t xml:space="preserve">[기능 추가 </w:t>
      </w:r>
      <w:proofErr w:type="spellStart"/>
      <w:r w:rsidR="005D5431" w:rsidRPr="008D4E0F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:highlight w:val="yellow"/>
          <w14:ligatures w14:val="none"/>
        </w:rPr>
        <w:t>요청건</w:t>
      </w:r>
      <w:proofErr w:type="spellEnd"/>
      <w:r w:rsidR="005D5431" w:rsidRPr="008D4E0F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:highlight w:val="yellow"/>
          <w14:ligatures w14:val="none"/>
        </w:rPr>
        <w:t>]</w:t>
      </w:r>
      <w:r w:rsidR="005D5431" w:rsidRPr="008D4E0F">
        <w:rPr>
          <w:rFonts w:asciiTheme="minorEastAsia" w:hAnsiTheme="minorEastAsia" w:cs="Times New Roman"/>
          <w:color w:val="7F7F7F" w:themeColor="text1" w:themeTint="80"/>
          <w:kern w:val="0"/>
          <w:sz w:val="18"/>
          <w:szCs w:val="18"/>
          <w:highlight w:val="yellow"/>
          <w14:ligatures w14:val="none"/>
        </w:rPr>
        <w:br/>
      </w:r>
      <w:r w:rsidR="00605D58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:highlight w:val="yellow"/>
          <w14:ligatures w14:val="none"/>
        </w:rPr>
        <w:t xml:space="preserve">- </w:t>
      </w:r>
      <w:r w:rsidR="005D5431" w:rsidRPr="008D4E0F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:highlight w:val="yellow"/>
          <w14:ligatures w14:val="none"/>
        </w:rPr>
        <w:t>메인 우측 (ENG/KOR) 언어 선택 지원</w:t>
      </w:r>
      <w:r w:rsidR="00605D58">
        <w:rPr>
          <w:rFonts w:asciiTheme="minorEastAsia" w:hAnsiTheme="minorEastAsia" w:cs="Times New Roman"/>
          <w:color w:val="7F7F7F" w:themeColor="text1" w:themeTint="80"/>
          <w:kern w:val="0"/>
          <w:sz w:val="18"/>
          <w:szCs w:val="18"/>
          <w14:ligatures w14:val="none"/>
        </w:rPr>
        <w:br/>
      </w:r>
      <w:r w:rsidR="00605D58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14:ligatures w14:val="none"/>
        </w:rPr>
        <w:t>-</w:t>
      </w:r>
      <w:hyperlink r:id="rId8" w:history="1">
        <w:r w:rsidR="00605D58" w:rsidRPr="00605D58">
          <w:rPr>
            <w:rStyle w:val="ad"/>
            <w:rFonts w:asciiTheme="minorEastAsia" w:hAnsiTheme="minorEastAsia" w:cs="Times New Roman"/>
            <w:kern w:val="0"/>
            <w:sz w:val="18"/>
            <w:szCs w:val="18"/>
            <w14:ligatures w14:val="none"/>
          </w:rPr>
          <w:t>Home | AirCloud</w:t>
        </w:r>
      </w:hyperlink>
      <w:r w:rsidR="00605D58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14:ligatures w14:val="none"/>
        </w:rPr>
        <w:t xml:space="preserve"> 해당 페이지 우측 Air Cloud 띄고 로고 반영해주세요 ^^; 혹은 다른 로고 있어요 </w:t>
      </w:r>
      <w:proofErr w:type="spellStart"/>
      <w:r w:rsidR="00605D58">
        <w:rPr>
          <w:rFonts w:asciiTheme="minorEastAsia" w:hAnsiTheme="minorEastAsia" w:cs="Times New Roman" w:hint="eastAsia"/>
          <w:color w:val="7F7F7F" w:themeColor="text1" w:themeTint="80"/>
          <w:kern w:val="0"/>
          <w:sz w:val="18"/>
          <w:szCs w:val="18"/>
          <w14:ligatures w14:val="none"/>
        </w:rPr>
        <w:t>전달드릴게요</w:t>
      </w:r>
      <w:proofErr w:type="spellEnd"/>
    </w:p>
    <w:p w14:paraId="198C9E47" w14:textId="77777777" w:rsidR="00741EB0" w:rsidRPr="002F79F5" w:rsidRDefault="00000000" w:rsidP="00741EB0">
      <w:pPr>
        <w:widowControl/>
        <w:wordWrap/>
        <w:autoSpaceDE/>
        <w:autoSpaceDN/>
        <w:spacing w:after="0"/>
        <w:rPr>
          <w:rFonts w:asciiTheme="minorEastAsia" w:hAnsiTheme="minorEastAsia" w:cs="Times New Roman"/>
          <w:kern w:val="0"/>
          <w:sz w:val="24"/>
          <w14:ligatures w14:val="none"/>
        </w:rPr>
      </w:pPr>
      <w:r>
        <w:rPr>
          <w:rFonts w:asciiTheme="minorEastAsia" w:hAnsiTheme="minorEastAsia" w:cs="Times New Roman"/>
          <w:noProof/>
          <w:kern w:val="0"/>
          <w:sz w:val="24"/>
        </w:rPr>
        <w:pict w14:anchorId="78C04002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2A0D193" w14:textId="4B08C4A5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Theme="minorEastAsia" w:hAnsiTheme="minorEastAsia" w:cs="바탕"/>
          <w:b/>
          <w:bCs/>
          <w:color w:val="000000"/>
          <w:kern w:val="0"/>
          <w:sz w:val="28"/>
          <w:szCs w:val="28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1. </w:t>
      </w:r>
      <w:r w:rsidR="005D5431">
        <w:rPr>
          <w:rFonts w:asciiTheme="minorEastAsia" w:hAnsiTheme="minorEastAsia" w:cs="Times New Roman" w:hint="eastAsia"/>
          <w:b/>
          <w:bCs/>
          <w:color w:val="000000"/>
          <w:kern w:val="0"/>
          <w:sz w:val="28"/>
          <w:szCs w:val="28"/>
          <w14:ligatures w14:val="none"/>
        </w:rPr>
        <w:t xml:space="preserve">Overview </w:t>
      </w:r>
      <w:r w:rsidR="005D5431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t>–</w:t>
      </w:r>
      <w:r w:rsidR="005D5431">
        <w:rPr>
          <w:rFonts w:asciiTheme="minorEastAsia" w:hAnsiTheme="minorEastAsia" w:cs="Times New Roman" w:hint="eastAsia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="005D5431">
        <w:rPr>
          <w:rFonts w:asciiTheme="minorEastAsia" w:hAnsiTheme="minorEastAsia" w:cs="바탕" w:hint="eastAsia"/>
          <w:b/>
          <w:bCs/>
          <w:color w:val="000000"/>
          <w:kern w:val="0"/>
          <w:sz w:val="28"/>
          <w:szCs w:val="28"/>
          <w14:ligatures w14:val="none"/>
        </w:rPr>
        <w:t>Air Cloud란</w:t>
      </w:r>
    </w:p>
    <w:p w14:paraId="63157474" w14:textId="6CA43258" w:rsidR="00B3562E" w:rsidRPr="00B3562E" w:rsidRDefault="00B3562E" w:rsidP="00B3562E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/>
        </w:rPr>
      </w:pPr>
      <w:r w:rsidRPr="00B3562E">
        <w:rPr>
          <w:rFonts w:asciiTheme="minorEastAsia" w:hAnsiTheme="minorEastAsia"/>
          <w:b/>
          <w:bCs/>
        </w:rPr>
        <w:t>Air Cloud는 대규모 AI 추론을 안정적으로 처리할 수 있는 GPU 클라우드 플랫폼입니다.</w:t>
      </w:r>
      <w:r>
        <w:rPr>
          <w:rFonts w:asciiTheme="minorEastAsia" w:hAnsiTheme="minorEastAsia" w:hint="eastAsia"/>
        </w:rPr>
        <w:t xml:space="preserve"> </w:t>
      </w:r>
      <w:r w:rsidRPr="00B3562E">
        <w:rPr>
          <w:rFonts w:asciiTheme="minorEastAsia" w:hAnsiTheme="minorEastAsia"/>
        </w:rPr>
        <w:t xml:space="preserve">실시간 AI 서비스부터 비용 최적화가 필요한 워크로드까지, </w:t>
      </w:r>
      <w:r>
        <w:rPr>
          <w:rFonts w:asciiTheme="minorEastAsia" w:hAnsiTheme="minorEastAsia" w:hint="eastAsia"/>
        </w:rPr>
        <w:t xml:space="preserve">사용자 </w:t>
      </w:r>
      <w:r w:rsidRPr="00B3562E">
        <w:rPr>
          <w:rFonts w:asciiTheme="minorEastAsia" w:hAnsiTheme="minorEastAsia"/>
        </w:rPr>
        <w:t>목적에 맞</w:t>
      </w:r>
      <w:r>
        <w:rPr>
          <w:rFonts w:asciiTheme="minorEastAsia" w:hAnsiTheme="minorEastAsia" w:hint="eastAsia"/>
        </w:rPr>
        <w:t>는</w:t>
      </w:r>
      <w:r w:rsidRPr="00B3562E">
        <w:rPr>
          <w:rFonts w:asciiTheme="minorEastAsia" w:hAnsiTheme="minorEastAsia"/>
        </w:rPr>
        <w:t xml:space="preserve"> 두 가지 옵션을 제공합니다.</w:t>
      </w:r>
    </w:p>
    <w:p w14:paraId="49216E71" w14:textId="77777777" w:rsidR="00B3562E" w:rsidRPr="00B3562E" w:rsidRDefault="00B3562E" w:rsidP="00B3562E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/>
        </w:rPr>
      </w:pPr>
      <w:r w:rsidRPr="00B3562E">
        <w:rPr>
          <w:rFonts w:asciiTheme="minorEastAsia" w:hAnsiTheme="minorEastAsia"/>
          <w:b/>
          <w:bCs/>
        </w:rPr>
        <w:t>Air Cloud</w:t>
      </w:r>
      <w:r w:rsidRPr="00B3562E">
        <w:rPr>
          <w:rFonts w:asciiTheme="minorEastAsia" w:hAnsiTheme="minorEastAsia"/>
        </w:rPr>
        <w:t xml:space="preserve">: 분산형 GPU 인프라를 기반으로, 검증된 네트워크를 통해 </w:t>
      </w:r>
      <w:r w:rsidRPr="00B3562E">
        <w:rPr>
          <w:rFonts w:asciiTheme="minorEastAsia" w:hAnsiTheme="minorEastAsia"/>
          <w:b/>
          <w:bCs/>
        </w:rPr>
        <w:t>효율적이고 합리적인 비용</w:t>
      </w:r>
      <w:r w:rsidRPr="00B3562E">
        <w:rPr>
          <w:rFonts w:asciiTheme="minorEastAsia" w:hAnsiTheme="minorEastAsia"/>
        </w:rPr>
        <w:t>을 제공합니다.</w:t>
      </w:r>
    </w:p>
    <w:p w14:paraId="2296B8E6" w14:textId="5D905F27" w:rsidR="00B3562E" w:rsidRPr="00B3562E" w:rsidRDefault="00B3562E" w:rsidP="00B3562E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/>
        </w:rPr>
      </w:pPr>
      <w:r w:rsidRPr="00B3562E">
        <w:rPr>
          <w:rFonts w:asciiTheme="minorEastAsia" w:hAnsiTheme="minorEastAsia"/>
          <w:b/>
          <w:bCs/>
        </w:rPr>
        <w:t>Air Cloud+</w:t>
      </w:r>
      <w:r w:rsidRPr="00B3562E">
        <w:rPr>
          <w:rFonts w:asciiTheme="minorEastAsia" w:hAnsiTheme="minorEastAsia"/>
        </w:rPr>
        <w:t>: AIEEV</w:t>
      </w:r>
      <w:r w:rsidR="00B57535">
        <w:rPr>
          <w:rFonts w:asciiTheme="minorEastAsia" w:hAnsiTheme="minorEastAsia" w:hint="eastAsia"/>
        </w:rPr>
        <w:t>가</w:t>
      </w:r>
      <w:r w:rsidRPr="00B3562E">
        <w:rPr>
          <w:rFonts w:asciiTheme="minorEastAsia" w:hAnsiTheme="minorEastAsia"/>
        </w:rPr>
        <w:t xml:space="preserve"> 직접 운영하는 전용 GPU 노드로, </w:t>
      </w:r>
      <w:r w:rsidRPr="00B3562E">
        <w:rPr>
          <w:rFonts w:asciiTheme="minorEastAsia" w:hAnsiTheme="minorEastAsia"/>
          <w:b/>
          <w:bCs/>
        </w:rPr>
        <w:t>높은 가용성·성능·안정성</w:t>
      </w:r>
      <w:r w:rsidRPr="00B3562E">
        <w:rPr>
          <w:rFonts w:asciiTheme="minorEastAsia" w:hAnsiTheme="minorEastAsia"/>
        </w:rPr>
        <w:t>을 보장합니다.</w:t>
      </w:r>
    </w:p>
    <w:p w14:paraId="0B400CD9" w14:textId="70347828" w:rsidR="00B3562E" w:rsidRPr="00B3562E" w:rsidRDefault="00B3562E" w:rsidP="00B3562E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/>
        </w:rPr>
      </w:pPr>
      <w:r w:rsidRPr="00B3562E">
        <w:rPr>
          <w:rFonts w:asciiTheme="minorEastAsia" w:hAnsiTheme="minorEastAsia"/>
        </w:rPr>
        <w:t xml:space="preserve">전통적인 전용 GPU 클라우드가 </w:t>
      </w:r>
      <w:r w:rsidRPr="00B3562E">
        <w:rPr>
          <w:rFonts w:asciiTheme="minorEastAsia" w:hAnsiTheme="minorEastAsia"/>
          <w:b/>
          <w:bCs/>
        </w:rPr>
        <w:t>실서비스(프로덕션) 환경에서 겪는 한계</w:t>
      </w:r>
      <w:r w:rsidRPr="00B3562E">
        <w:rPr>
          <w:rFonts w:asciiTheme="minorEastAsia" w:hAnsiTheme="minorEastAsia"/>
        </w:rPr>
        <w:t xml:space="preserve">를 해결하기 위해 </w:t>
      </w:r>
      <w:r>
        <w:rPr>
          <w:rFonts w:asciiTheme="minorEastAsia" w:hAnsiTheme="minorEastAsia" w:hint="eastAsia"/>
        </w:rPr>
        <w:t xml:space="preserve">설계된 Air Cloud를 통해 </w:t>
      </w:r>
      <w:r w:rsidRPr="00B3562E">
        <w:rPr>
          <w:rFonts w:asciiTheme="minorEastAsia" w:hAnsiTheme="minorEastAsia"/>
        </w:rPr>
        <w:t>복잡한 설정이나</w:t>
      </w:r>
      <w:r>
        <w:rPr>
          <w:rFonts w:asciiTheme="minorEastAsia" w:hAnsiTheme="minorEastAsia" w:hint="eastAsia"/>
        </w:rPr>
        <w:t xml:space="preserve"> 비용 </w:t>
      </w:r>
      <w:proofErr w:type="spellStart"/>
      <w:r>
        <w:rPr>
          <w:rFonts w:asciiTheme="minorEastAsia" w:hAnsiTheme="minorEastAsia" w:hint="eastAsia"/>
        </w:rPr>
        <w:t>부담없이</w:t>
      </w:r>
      <w:proofErr w:type="spellEnd"/>
      <w:r>
        <w:rPr>
          <w:rFonts w:asciiTheme="minorEastAsia" w:hAnsiTheme="minorEastAsia" w:hint="eastAsia"/>
        </w:rPr>
        <w:t xml:space="preserve"> 시작해보세요. </w:t>
      </w:r>
    </w:p>
    <w:p w14:paraId="6550AD87" w14:textId="06F5B633" w:rsidR="00741EB0" w:rsidRPr="00DF69DD" w:rsidRDefault="00B3562E" w:rsidP="00741EB0">
      <w:pPr>
        <w:widowControl/>
        <w:wordWrap/>
        <w:autoSpaceDE/>
        <w:autoSpaceDN/>
        <w:spacing w:before="100" w:beforeAutospacing="1" w:after="100" w:afterAutospacing="1"/>
        <w:rPr>
          <w:rFonts w:ascii="Pretendard" w:eastAsia="Pretendard" w:hAnsi="Pretendard" w:cs="Times New Roman" w:hint="eastAsia"/>
          <w:color w:val="002060"/>
          <w:kern w:val="0"/>
          <w:sz w:val="24"/>
          <w:u w:val="single"/>
          <w14:ligatures w14:val="none"/>
        </w:rPr>
      </w:pPr>
      <w:r w:rsidRPr="00DF69DD">
        <w:rPr>
          <w:rFonts w:ascii="Pretendard" w:eastAsia="Pretendard" w:hAnsi="Pretendard" w:hint="eastAsia"/>
          <w:color w:val="002060"/>
          <w:u w:val="single"/>
        </w:rPr>
        <w:t xml:space="preserve">지금 바로 </w:t>
      </w:r>
      <w:hyperlink r:id="rId9" w:history="1">
        <w:r w:rsidR="0094139E" w:rsidRPr="00DF69DD">
          <w:rPr>
            <w:rStyle w:val="ad"/>
            <w:rFonts w:ascii="Pretendard" w:eastAsia="Pretendard" w:hAnsi="Pretendard" w:cs="맑은 고딕" w:hint="eastAsia"/>
            <w:color w:val="002060"/>
            <w:kern w:val="0"/>
            <w:sz w:val="24"/>
            <w14:ligatures w14:val="none"/>
          </w:rPr>
          <w:t>계정을</w:t>
        </w:r>
        <w:r w:rsidR="0094139E" w:rsidRPr="00DF69DD">
          <w:rPr>
            <w:rStyle w:val="ad"/>
            <w:rFonts w:ascii="Pretendard" w:eastAsia="Pretendard" w:hAnsi="Pretendard" w:cs="Times New Roman"/>
            <w:color w:val="002060"/>
            <w:kern w:val="0"/>
            <w:sz w:val="24"/>
            <w14:ligatures w14:val="none"/>
          </w:rPr>
          <w:t xml:space="preserve"> </w:t>
        </w:r>
        <w:r w:rsidR="0094139E" w:rsidRPr="00DF69DD">
          <w:rPr>
            <w:rStyle w:val="ad"/>
            <w:rFonts w:ascii="Pretendard" w:eastAsia="Pretendard" w:hAnsi="Pretendard" w:cs="맑은 고딕" w:hint="eastAsia"/>
            <w:color w:val="002060"/>
            <w:kern w:val="0"/>
            <w:sz w:val="24"/>
            <w14:ligatures w14:val="none"/>
          </w:rPr>
          <w:t>만들고</w:t>
        </w:r>
        <w:r w:rsidRPr="00DF69DD">
          <w:rPr>
            <w:rStyle w:val="ad"/>
            <w:rFonts w:ascii="Pretendard" w:eastAsia="Pretendard" w:hAnsi="Pretendard" w:cs="Times New Roman" w:hint="eastAsia"/>
            <w:color w:val="002060"/>
            <w:kern w:val="0"/>
            <w:sz w:val="24"/>
            <w14:ligatures w14:val="none"/>
          </w:rPr>
          <w:t xml:space="preserve"> </w:t>
        </w:r>
        <w:r w:rsidR="0094139E" w:rsidRPr="00DF69DD">
          <w:rPr>
            <w:rStyle w:val="ad"/>
            <w:rFonts w:ascii="Pretendard" w:eastAsia="Pretendard" w:hAnsi="Pretendard" w:cs="맑은 고딕" w:hint="eastAsia"/>
            <w:color w:val="002060"/>
            <w:kern w:val="0"/>
            <w:sz w:val="24"/>
            <w14:ligatures w14:val="none"/>
          </w:rPr>
          <w:t>시작해보세요</w:t>
        </w:r>
      </w:hyperlink>
      <w:r w:rsidR="008D4E0F">
        <w:rPr>
          <w:rFonts w:ascii="Pretendard" w:eastAsia="Pretendard" w:hAnsi="Pretendard"/>
          <w:color w:val="002060"/>
          <w:u w:val="single"/>
        </w:rPr>
        <w:br/>
      </w:r>
      <w:r w:rsidR="008D4E0F" w:rsidRPr="008D4E0F">
        <w:rPr>
          <w:rFonts w:ascii="Pretendard" w:eastAsia="Pretendard" w:hAnsi="Pretendard" w:hint="eastAsia"/>
          <w:color w:val="002060"/>
          <w:highlight w:val="yellow"/>
          <w:u w:val="single"/>
        </w:rPr>
        <w:t xml:space="preserve">-&gt; 링크로 연결되게 </w:t>
      </w:r>
      <w:proofErr w:type="gramStart"/>
      <w:r w:rsidR="008D4E0F" w:rsidRPr="008D4E0F">
        <w:rPr>
          <w:rFonts w:ascii="Pretendard" w:eastAsia="Pretendard" w:hAnsi="Pretendard" w:hint="eastAsia"/>
          <w:color w:val="002060"/>
          <w:highlight w:val="yellow"/>
          <w:u w:val="single"/>
        </w:rPr>
        <w:t>부탁드립니다.</w:t>
      </w:r>
      <w:r w:rsidR="008D4E0F">
        <w:rPr>
          <w:rFonts w:ascii="Pretendard" w:eastAsia="Pretendard" w:hAnsi="Pretendard" w:hint="eastAsia"/>
          <w:color w:val="002060"/>
          <w:u w:val="single"/>
        </w:rPr>
        <w:t>(</w:t>
      </w:r>
      <w:proofErr w:type="gramEnd"/>
      <w:r w:rsidR="008D4E0F" w:rsidRPr="008D4E0F">
        <w:t xml:space="preserve"> </w:t>
      </w:r>
      <w:hyperlink r:id="rId10" w:history="1">
        <w:r w:rsidR="00605D58" w:rsidRPr="00605D58">
          <w:rPr>
            <w:rStyle w:val="ad"/>
          </w:rPr>
          <w:t xml:space="preserve">Home | </w:t>
        </w:r>
        <w:r w:rsidR="00605D58" w:rsidRPr="00605D58">
          <w:rPr>
            <w:rStyle w:val="ad"/>
          </w:rPr>
          <w:t>A</w:t>
        </w:r>
        <w:r w:rsidR="00605D58" w:rsidRPr="00605D58">
          <w:rPr>
            <w:rStyle w:val="ad"/>
          </w:rPr>
          <w:t>irCloud</w:t>
        </w:r>
      </w:hyperlink>
      <w:r w:rsidR="00605D58">
        <w:rPr>
          <w:rFonts w:hint="eastAsia"/>
        </w:rPr>
        <w:t>)</w:t>
      </w:r>
    </w:p>
    <w:p w14:paraId="631DFDEA" w14:textId="3DEF574E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A. </w:t>
      </w:r>
      <w:r w:rsidR="0094139E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배포 방식 선택</w:t>
      </w:r>
    </w:p>
    <w:p w14:paraId="10A2ED1A" w14:textId="3BE93E44" w:rsidR="00741EB0" w:rsidRPr="002F79F5" w:rsidRDefault="00741EB0" w:rsidP="00741EB0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Air </w:t>
      </w:r>
      <w:proofErr w:type="gramStart"/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Container</w:t>
      </w:r>
      <w:r w:rsidR="002F79F5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 xml:space="preserve"> </w:t>
      </w:r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  <w:proofErr w:type="gramEnd"/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AWS, GitHub, Docker Hub, Google</w:t>
      </w:r>
      <w:r w:rsidR="00DF69DD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등 </w:t>
      </w:r>
      <w:r w:rsidR="00DF69DD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퍼블릭</w:t>
      </w:r>
      <w:r w:rsidR="00DF69DD" w:rsidRPr="00DF69DD">
        <w:t xml:space="preserve"> </w:t>
      </w:r>
      <w:r w:rsidR="00DF69DD" w:rsidRPr="00DF69DD">
        <w:rPr>
          <w:rFonts w:asciiTheme="minorEastAsia" w:hAnsiTheme="minorEastAsia" w:cs="맑은 고딕"/>
          <w:color w:val="000000"/>
          <w:kern w:val="0"/>
          <w:szCs w:val="22"/>
          <w14:ligatures w14:val="none"/>
        </w:rPr>
        <w:t>·</w:t>
      </w:r>
      <w:r w:rsidR="00DF69DD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="00DF69DD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프라이빗</w:t>
      </w:r>
      <w:proofErr w:type="spellEnd"/>
      <w:r w:rsidR="00DF69DD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="00DF69DD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레</w:t>
      </w:r>
      <w:r w:rsidR="00DF69DD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포지토리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에서</w:t>
      </w:r>
      <w:proofErr w:type="spellEnd"/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컨테이너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이미지를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손쉽게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배포할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있습니다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이미지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주소와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보안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토큰만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입력하면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즉시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실행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가능합니다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556EB1EC" w14:textId="5C40EE6F" w:rsidR="00741EB0" w:rsidRPr="002F79F5" w:rsidRDefault="00741EB0" w:rsidP="00741EB0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Air Model</w:t>
      </w:r>
      <w:r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 </w:t>
      </w:r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(</w:t>
      </w:r>
      <w:r w:rsidR="002F79F5" w:rsidRPr="002F79F5">
        <w:rPr>
          <w:rFonts w:asciiTheme="minorEastAsia" w:hAnsiTheme="minorEastAsia"/>
          <w:szCs w:val="22"/>
        </w:rPr>
        <w:t>‘</w:t>
      </w:r>
      <w:r w:rsidR="0094139E" w:rsidRPr="002F79F5">
        <w:rPr>
          <w:rFonts w:asciiTheme="minorEastAsia" w:hAnsiTheme="minorEastAsia"/>
          <w:szCs w:val="22"/>
        </w:rPr>
        <w:t xml:space="preserve">25년 </w:t>
      </w:r>
      <w:r w:rsidR="005F44B5">
        <w:rPr>
          <w:rFonts w:asciiTheme="minorEastAsia" w:hAnsiTheme="minorEastAsia" w:hint="eastAsia"/>
          <w:szCs w:val="22"/>
        </w:rPr>
        <w:t>9월 출시 예정</w:t>
      </w:r>
      <w:proofErr w:type="gramStart"/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)</w:t>
      </w:r>
      <w:r w:rsidR="002F79F5" w:rsidRPr="002F79F5">
        <w:rPr>
          <w:rFonts w:asciiTheme="minorEastAsia" w:hAnsiTheme="minorEastAsia" w:cs="Times New Roman" w:hint="eastAsia"/>
          <w:i/>
          <w:iCs/>
          <w:color w:val="000000"/>
          <w:kern w:val="0"/>
          <w:szCs w:val="22"/>
          <w14:ligatures w14:val="none"/>
        </w:rPr>
        <w:t xml:space="preserve"> </w:t>
      </w:r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  <w:proofErr w:type="gramEnd"/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서버리스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기반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초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단위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과금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모델로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빠른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AI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추론을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위한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환경을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제공합니다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모델을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자동으로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불러오고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REST </w:t>
      </w:r>
      <w:proofErr w:type="spellStart"/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엔드포인트를</w:t>
      </w:r>
      <w:proofErr w:type="spellEnd"/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구성하며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프로덕션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5F44B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환경을 위한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오토스케일링</w:t>
      </w:r>
      <w:r w:rsidR="005F44B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까지</w:t>
      </w:r>
      <w:proofErr w:type="spellEnd"/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지원합니다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12AC7C69" w14:textId="42080F89" w:rsidR="00741EB0" w:rsidRPr="002F79F5" w:rsidRDefault="00741EB0" w:rsidP="00741EB0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Air API</w:t>
      </w:r>
      <w:r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 </w:t>
      </w:r>
      <w:r w:rsidR="002F79F5">
        <w:rPr>
          <w:rFonts w:asciiTheme="minorEastAsia" w:hAnsiTheme="minorEastAsia" w:cs="Times New Roman" w:hint="eastAsia"/>
          <w:color w:val="000000"/>
          <w:kern w:val="0"/>
          <w:sz w:val="24"/>
          <w14:ligatures w14:val="none"/>
        </w:rPr>
        <w:t>(</w:t>
      </w:r>
      <w:r w:rsid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‘</w:t>
      </w:r>
      <w:r w:rsidR="0094139E" w:rsidRPr="002F79F5">
        <w:rPr>
          <w:rFonts w:asciiTheme="minorEastAsia" w:hAnsiTheme="minorEastAsia"/>
        </w:rPr>
        <w:t>25년</w:t>
      </w:r>
      <w:r w:rsidR="005F44B5">
        <w:rPr>
          <w:rFonts w:asciiTheme="minorEastAsia" w:hAnsiTheme="minorEastAsia" w:hint="eastAsia"/>
        </w:rPr>
        <w:t xml:space="preserve"> 9월</w:t>
      </w:r>
      <w:r w:rsidR="0094139E" w:rsidRPr="002F79F5">
        <w:rPr>
          <w:rFonts w:asciiTheme="minorEastAsia" w:hAnsiTheme="minorEastAsia"/>
        </w:rPr>
        <w:t xml:space="preserve"> 출시 예정</w:t>
      </w:r>
      <w:proofErr w:type="gramStart"/>
      <w:r w:rsidR="005F44B5">
        <w:rPr>
          <w:rFonts w:asciiTheme="minorEastAsia" w:hAnsiTheme="minorEastAsia" w:hint="eastAsia"/>
        </w:rPr>
        <w:t>(?</w:t>
      </w:r>
      <w:r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)</w:t>
      </w:r>
      <w:r w:rsidR="002F79F5">
        <w:rPr>
          <w:rFonts w:asciiTheme="minorEastAsia" w:hAnsiTheme="minorEastAsia" w:cs="Times New Roman" w:hint="eastAsia"/>
          <w:color w:val="000000"/>
          <w:kern w:val="0"/>
          <w:sz w:val="24"/>
          <w14:ligatures w14:val="none"/>
        </w:rPr>
        <w:t xml:space="preserve"> </w:t>
      </w:r>
      <w:r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:</w:t>
      </w:r>
      <w:proofErr w:type="gramEnd"/>
      <w:r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 xml:space="preserve"> </w:t>
      </w:r>
      <w:r w:rsidR="0094139E" w:rsidRPr="002F79F5">
        <w:rPr>
          <w:rFonts w:asciiTheme="minorEastAsia" w:hAnsiTheme="minorEastAsia"/>
        </w:rPr>
        <w:t xml:space="preserve">Whisper, </w:t>
      </w:r>
      <w:proofErr w:type="spellStart"/>
      <w:r w:rsidR="0094139E" w:rsidRPr="002F79F5">
        <w:rPr>
          <w:rFonts w:asciiTheme="minorEastAsia" w:hAnsiTheme="minorEastAsia"/>
        </w:rPr>
        <w:t>LLaMA</w:t>
      </w:r>
      <w:proofErr w:type="spellEnd"/>
      <w:r w:rsidR="0094139E" w:rsidRPr="002F79F5">
        <w:rPr>
          <w:rFonts w:asciiTheme="minorEastAsia" w:hAnsiTheme="minorEastAsia"/>
        </w:rPr>
        <w:t xml:space="preserve"> 3.3 8B, Solar Mini, D.N.A와 같은 오픈소스 모델을 활용하여 OpenAI 호환 REST API </w:t>
      </w:r>
      <w:proofErr w:type="spellStart"/>
      <w:r w:rsidR="0094139E" w:rsidRPr="002F79F5">
        <w:rPr>
          <w:rFonts w:asciiTheme="minorEastAsia" w:hAnsiTheme="minorEastAsia"/>
        </w:rPr>
        <w:t>엔드포인트를</w:t>
      </w:r>
      <w:proofErr w:type="spellEnd"/>
      <w:r w:rsidR="0094139E" w:rsidRPr="002F79F5">
        <w:rPr>
          <w:rFonts w:asciiTheme="minorEastAsia" w:hAnsiTheme="minorEastAsia"/>
        </w:rPr>
        <w:t xml:space="preserve"> 제공합니다. </w:t>
      </w:r>
    </w:p>
    <w:p w14:paraId="7E2D7B2B" w14:textId="4C050994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B. </w:t>
      </w:r>
      <w:r w:rsidR="0094139E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인프라 설정</w:t>
      </w:r>
    </w:p>
    <w:p w14:paraId="612F05F0" w14:textId="075CFDA0" w:rsidR="0094139E" w:rsidRPr="002F79F5" w:rsidRDefault="00741EB0" w:rsidP="0094139E">
      <w:pPr>
        <w:pStyle w:val="a6"/>
        <w:numPr>
          <w:ilvl w:val="0"/>
          <w:numId w:val="3"/>
        </w:numPr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lastRenderedPageBreak/>
        <w:t xml:space="preserve">Air </w:t>
      </w:r>
      <w:proofErr w:type="gramStart"/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Cloud</w:t>
      </w:r>
      <w:r w:rsid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</w:t>
      </w:r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  <w:proofErr w:type="gramEnd"/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한국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내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1</w:t>
      </w:r>
      <w:r w:rsidR="005F44B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만여 대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이상의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GPU</w:t>
      </w:r>
      <w:r w:rsidR="005F44B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가 연결된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분산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네트워크로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r w:rsidR="00B5753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검증된 </w:t>
      </w:r>
      <w:r w:rsidR="00B5753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GPU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파트너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네트워크를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통해</w:t>
      </w:r>
      <w:r w:rsidR="005F44B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운영됩니다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중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1,000</w:t>
      </w:r>
      <w:r w:rsidR="00B5753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대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이상의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GPU</w:t>
      </w:r>
      <w:r w:rsidR="00B5753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를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사전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확보</w:t>
      </w:r>
      <w:r w:rsidR="00B5753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해 두었으며, </w:t>
      </w:r>
      <w:r w:rsidR="005F44B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작업에 따라 동적으로 할당</w:t>
      </w:r>
      <w:r w:rsidR="00B5753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되어 </w:t>
      </w:r>
      <w:r w:rsidR="005F44B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업계 최고 수준의 비용 경쟁력을 제공합니다.</w:t>
      </w:r>
    </w:p>
    <w:p w14:paraId="7E1C32E2" w14:textId="6CCBD706" w:rsidR="0094139E" w:rsidRPr="002F79F5" w:rsidRDefault="00741EB0" w:rsidP="00F84E55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Cs w:val="22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Air Cloud</w:t>
      </w:r>
      <w:proofErr w:type="gramStart"/>
      <w:r w:rsidRPr="002F79F5">
        <w:rPr>
          <w:rFonts w:asciiTheme="minorEastAsia" w:hAnsiTheme="minorEastAsia" w:cs="Times New Roman"/>
          <w:b/>
          <w:bCs/>
          <w:color w:val="000000"/>
          <w:kern w:val="0"/>
          <w:szCs w:val="22"/>
          <w14:ligatures w14:val="none"/>
        </w:rPr>
        <w:t>+</w:t>
      </w:r>
      <w:r w:rsidR="002F79F5" w:rsidRPr="002F79F5">
        <w:rPr>
          <w:rFonts w:asciiTheme="minorEastAsia" w:hAnsiTheme="minorEastAsia" w:cs="Times New Roman"/>
          <w:b/>
          <w:bCs/>
          <w:color w:val="000000"/>
          <w:kern w:val="0"/>
          <w:szCs w:val="22"/>
          <w14:ligatures w14:val="none"/>
        </w:rPr>
        <w:t xml:space="preserve"> </w:t>
      </w:r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  <w:proofErr w:type="gramEnd"/>
      <w:r w:rsidRPr="002F79F5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 </w:t>
      </w:r>
      <w:r w:rsidR="00B5753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AI추론 전용으로 설계된 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AIEEV</w:t>
      </w:r>
      <w:r w:rsidR="00B5753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가 직접 운영하는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GPU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서버</w:t>
      </w:r>
      <w:r w:rsidR="00B5753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높은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가용성과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서비스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안정성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proofErr w:type="spellStart"/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엔터프라이즈급</w:t>
      </w:r>
      <w:proofErr w:type="spellEnd"/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보안을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94139E"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제공합니다</w:t>
      </w:r>
      <w:r w:rsidR="0094139E"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19E7FC7E" w14:textId="6604DF4D" w:rsidR="00741EB0" w:rsidRPr="002F79F5" w:rsidRDefault="00741EB0" w:rsidP="0094139E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C. </w:t>
      </w:r>
      <w:r w:rsidR="0094139E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미션</w:t>
      </w:r>
    </w:p>
    <w:p w14:paraId="284F2749" w14:textId="62F794BE" w:rsidR="0094139E" w:rsidRPr="005D4DB9" w:rsidRDefault="008D4E0F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AIEEV는 </w:t>
      </w:r>
      <w:r w:rsidR="0094139E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성능, 안정성, 사용성을 </w:t>
      </w:r>
      <w:r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결코 타협하지 않으면서 누구나 GPU AI 클라우드 플랫폼을 쉽고 합리적인 비용으로 활용할 수 있도록 설계했습니다.</w:t>
      </w:r>
      <w:r w:rsidR="0094139E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개인 사용자부터 기업까지, 모두가 AI와 확장형 인프라의 잠재력을 최대한 활용할 수 있도록 지원</w:t>
      </w:r>
      <w:r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합니다.</w:t>
      </w:r>
    </w:p>
    <w:p w14:paraId="4A490D8C" w14:textId="69DD9501" w:rsidR="00B13751" w:rsidRPr="002F79F5" w:rsidRDefault="00B13751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2F79F5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도움이</w:t>
      </w:r>
      <w:r w:rsidRPr="002F79F5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 </w:t>
      </w:r>
      <w:proofErr w:type="spellStart"/>
      <w:r w:rsidRPr="002F79F5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필요하신가요</w:t>
      </w:r>
      <w:proofErr w:type="spellEnd"/>
      <w:r w:rsidRPr="002F79F5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?</w:t>
      </w:r>
      <w:r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사용안내서에서 확인할 수 없는 내용은, </w:t>
      </w:r>
      <w:r w:rsidR="008D4E0F">
        <w:rPr>
          <w:rFonts w:asciiTheme="minorEastAsia" w:hAnsiTheme="minorEastAsia" w:cs="맑은 고딕"/>
          <w:color w:val="000000"/>
          <w:kern w:val="0"/>
          <w:szCs w:val="22"/>
          <w14:ligatures w14:val="none"/>
        </w:rPr>
        <w:br/>
      </w:r>
      <w:r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Discord</w:t>
      </w:r>
      <w:bookmarkStart w:id="0" w:name="_Hlk206682455"/>
      <w:r w:rsidR="008D4E0F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(</w:t>
      </w:r>
      <w:hyperlink r:id="rId11" w:history="1">
        <w:r w:rsidR="008D4E0F" w:rsidRPr="008D4E0F">
          <w:rPr>
            <w:rStyle w:val="ad"/>
            <w:rFonts w:asciiTheme="minorEastAsia" w:hAnsiTheme="minorEastAsia" w:cs="Times New Roman"/>
            <w:kern w:val="0"/>
            <w:szCs w:val="22"/>
            <w14:ligatures w14:val="none"/>
          </w:rPr>
          <w:t>Discord</w:t>
        </w:r>
      </w:hyperlink>
      <w:bookmarkEnd w:id="0"/>
      <w:r w:rsidR="008D4E0F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)</w:t>
      </w:r>
      <w:r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r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이메일</w:t>
      </w:r>
      <w:bookmarkStart w:id="1" w:name="_Hlk206682465"/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(contact@aieev.com)</w:t>
      </w:r>
      <w:bookmarkEnd w:id="1"/>
      <w:r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을</w:t>
      </w:r>
      <w:r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통해</w:t>
      </w:r>
      <w:r w:rsidRPr="002F79F5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2F79F5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문의해주세요</w:t>
      </w:r>
      <w:r w:rsidR="008D4E0F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8D4E0F" w:rsidRPr="008D4E0F">
        <w:rPr>
          <w:rFonts w:asciiTheme="minorEastAsia" w:hAnsiTheme="minorEastAsia" w:cs="Times New Roman" w:hint="eastAsia"/>
          <w:color w:val="000000"/>
          <w:kern w:val="0"/>
          <w:szCs w:val="22"/>
          <w:highlight w:val="yellow"/>
          <w14:ligatures w14:val="none"/>
        </w:rPr>
        <w:t>-&gt; 누르면 링크 바로 연결될 수 있도록 부탁드립니다.</w:t>
      </w:r>
    </w:p>
    <w:p w14:paraId="7DD3C9D8" w14:textId="0C659D64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D. </w:t>
      </w:r>
      <w:r w:rsidR="005D4DB9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진행 가이드</w:t>
      </w:r>
    </w:p>
    <w:p w14:paraId="40F354E9" w14:textId="1FE84990" w:rsidR="00741EB0" w:rsidRPr="005D4DB9" w:rsidRDefault="00B13751" w:rsidP="00741EB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8"/>
          <w:szCs w:val="28"/>
          <w14:ligatures w14:val="none"/>
        </w:rPr>
      </w:pPr>
      <w:r w:rsidRPr="005D4DB9">
        <w:rPr>
          <w:rFonts w:asciiTheme="minorEastAsia" w:hAnsiTheme="minorEastAsia"/>
          <w:sz w:val="24"/>
          <w:szCs w:val="28"/>
        </w:rPr>
        <w:t>Air Cloud 튜토리얼 실행</w:t>
      </w:r>
      <w:r w:rsidR="008D4E0F">
        <w:rPr>
          <w:rFonts w:asciiTheme="minorEastAsia" w:hAnsiTheme="minorEastAsia" w:hint="eastAsia"/>
          <w:sz w:val="24"/>
          <w:szCs w:val="28"/>
        </w:rPr>
        <w:t>하기</w:t>
      </w:r>
    </w:p>
    <w:p w14:paraId="62A84E75" w14:textId="7DE6B3C5" w:rsidR="00741EB0" w:rsidRPr="002F79F5" w:rsidRDefault="00B13751" w:rsidP="00E3250C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0" w:afterAutospacing="1"/>
        <w:rPr>
          <w:rFonts w:asciiTheme="minorEastAsia" w:hAnsiTheme="minorEastAsia" w:cs="Times New Roman"/>
          <w:kern w:val="0"/>
          <w:sz w:val="24"/>
          <w14:ligatures w14:val="none"/>
        </w:rPr>
      </w:pPr>
      <w:r w:rsidRPr="005D4DB9">
        <w:rPr>
          <w:rFonts w:asciiTheme="minorEastAsia" w:hAnsiTheme="minorEastAsia"/>
          <w:sz w:val="24"/>
          <w:szCs w:val="28"/>
        </w:rPr>
        <w:t>계정에</w:t>
      </w:r>
      <w:r w:rsidR="008D4E0F">
        <w:rPr>
          <w:rFonts w:asciiTheme="minorEastAsia" w:hAnsiTheme="minorEastAsia" w:hint="eastAsia"/>
          <w:sz w:val="24"/>
          <w:szCs w:val="28"/>
        </w:rPr>
        <w:t xml:space="preserve"> 사용 금액 충전하기</w:t>
      </w:r>
      <w:r w:rsidR="00000000">
        <w:rPr>
          <w:rFonts w:asciiTheme="minorEastAsia" w:hAnsiTheme="minorEastAsia" w:cs="Times New Roman"/>
          <w:noProof/>
          <w:kern w:val="0"/>
          <w:sz w:val="24"/>
        </w:rPr>
        <w:pict w14:anchorId="46C3EB97">
          <v:rect id="_x0000_i1026" alt="" style="width:213.45pt;height:.05pt;mso-width-percent:0;mso-height-percent:0;mso-width-percent:0;mso-height-percent:0" o:hrpct="473" o:hralign="center" o:hrstd="t" o:hr="t" fillcolor="#a0a0a0" stroked="f"/>
        </w:pict>
      </w:r>
    </w:p>
    <w:p w14:paraId="6DD6D603" w14:textId="73326FD9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Theme="minorEastAsia" w:hAnsiTheme="minorEastAsia" w:cs="바탕"/>
          <w:b/>
          <w:bCs/>
          <w:color w:val="000000"/>
          <w:kern w:val="0"/>
          <w:sz w:val="28"/>
          <w:szCs w:val="28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2. </w:t>
      </w:r>
      <w:r w:rsidR="00B13751" w:rsidRPr="002F79F5">
        <w:rPr>
          <w:rFonts w:asciiTheme="minorEastAsia" w:hAnsiTheme="minorEastAsia" w:cs="바탕" w:hint="eastAsia"/>
          <w:b/>
          <w:bCs/>
          <w:color w:val="000000"/>
          <w:kern w:val="0"/>
          <w:sz w:val="28"/>
          <w:szCs w:val="28"/>
          <w14:ligatures w14:val="none"/>
        </w:rPr>
        <w:t>시작하기</w:t>
      </w:r>
    </w:p>
    <w:p w14:paraId="50FF3059" w14:textId="6207EBEA" w:rsidR="00B13751" w:rsidRPr="005D4DB9" w:rsidRDefault="00B13751" w:rsidP="00B13751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Air Cloud</w:t>
      </w:r>
      <w:r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에</w:t>
      </w: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오신</w:t>
      </w: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것을</w:t>
      </w: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환영합니다</w:t>
      </w: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.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가이드를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순차적으로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따라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하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시면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5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분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이내에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첫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번째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완료할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있습니다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70180EAB" w14:textId="74DACB6A" w:rsidR="00741EB0" w:rsidRPr="005D4DB9" w:rsidRDefault="00B13751" w:rsidP="00B13751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리소스를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실행하려면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결제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계정과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최소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1개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이상의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프로젝트가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필요합니다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="008D4E0F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8D4E0F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Air Cloud의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콘솔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(관리 화면)에서 단계별 설정 안내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절차를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통해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과정을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순차적으로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진행할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있습니다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5B233C6C" w14:textId="77777777" w:rsidR="00B13751" w:rsidRPr="008D4E0F" w:rsidRDefault="00B13751" w:rsidP="00B13751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65F7A59D" w14:textId="5814E9A0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A. </w:t>
      </w:r>
      <w:r w:rsidR="00B1375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계정 생성하기</w:t>
      </w:r>
    </w:p>
    <w:p w14:paraId="466EED87" w14:textId="77777777" w:rsidR="001A0610" w:rsidRDefault="0095190B" w:rsidP="001A0610">
      <w:pPr>
        <w:keepNext/>
        <w:widowControl/>
        <w:wordWrap/>
        <w:autoSpaceDE/>
        <w:autoSpaceDN/>
        <w:spacing w:before="100" w:beforeAutospacing="1" w:after="100" w:afterAutospacing="1"/>
        <w:jc w:val="center"/>
        <w:outlineLvl w:val="3"/>
      </w:pPr>
      <w:r w:rsidRPr="002F79F5">
        <w:rPr>
          <w:rFonts w:asciiTheme="minorEastAsia" w:hAnsiTheme="minorEastAsia" w:cs="Times New Roman"/>
          <w:b/>
          <w:bCs/>
          <w:noProof/>
          <w:color w:val="FF0000"/>
          <w:kern w:val="0"/>
          <w:sz w:val="24"/>
        </w:rPr>
        <w:lastRenderedPageBreak/>
        <w:drawing>
          <wp:inline distT="0" distB="0" distL="0" distR="0" wp14:anchorId="7E093B3F" wp14:editId="1F058360">
            <wp:extent cx="5731510" cy="2696210"/>
            <wp:effectExtent l="0" t="0" r="0" b="0"/>
            <wp:docPr id="2043719287" name="그림 7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9287" name="그림 7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9A83" w14:textId="48020FB6" w:rsidR="0095190B" w:rsidRPr="002F79F5" w:rsidRDefault="001A0610" w:rsidP="001A0610">
      <w:pPr>
        <w:pStyle w:val="af2"/>
        <w:jc w:val="center"/>
        <w:rPr>
          <w:rFonts w:asciiTheme="minorEastAsia" w:hAnsiTheme="minorEastAsia" w:cs="Times New Roman"/>
          <w:b w:val="0"/>
          <w:bCs w:val="0"/>
          <w:color w:val="FF0000"/>
          <w:kern w:val="0"/>
          <w:sz w:val="24"/>
          <w:szCs w:val="24"/>
          <w14:ligatures w14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가입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</w:p>
    <w:p w14:paraId="5F87FF90" w14:textId="110B540C" w:rsidR="00B13751" w:rsidRPr="005D4DB9" w:rsidRDefault="00A74937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먼저 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Air Cloud</w:t>
      </w:r>
      <w:r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계정을 생성해 배포를 관리하고 사용할 수 있도록 하세요.</w:t>
      </w:r>
      <w:r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1)</w:t>
      </w:r>
      <w:r w:rsidR="00B13751"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GitHub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, 2)</w:t>
      </w:r>
      <w:r w:rsidR="00B13751"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Googl</w:t>
      </w:r>
      <w:r w:rsidR="00B13751" w:rsidRPr="005D4DB9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e</w:t>
      </w:r>
      <w:r w:rsidR="00B13751" w:rsidRPr="005D4DB9">
        <w:rPr>
          <w:rFonts w:asciiTheme="minorEastAsia" w:hAnsiTheme="minorEastAsia" w:cs="바탕"/>
          <w:color w:val="000000"/>
          <w:kern w:val="0"/>
          <w:szCs w:val="22"/>
          <w14:ligatures w14:val="none"/>
        </w:rPr>
        <w:t>, 3)</w:t>
      </w:r>
      <w:r w:rsidR="00B13751"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이메일</w:t>
      </w:r>
      <w:r w:rsidR="00B13751"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주소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를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사용하여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가입할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있습니다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회원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가입이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완료되면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로그인하여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플랫폼을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바로 이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용할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있습니다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5E84BD6C" w14:textId="53946990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B. </w:t>
      </w:r>
      <w:r w:rsidR="00B1375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크레딧 충전하기</w:t>
      </w:r>
    </w:p>
    <w:p w14:paraId="702CC79F" w14:textId="2796C501" w:rsidR="00B13751" w:rsidRPr="005D4DB9" w:rsidRDefault="00B13751" w:rsidP="00B13751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신규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사용자는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가입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시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$20</w:t>
      </w:r>
      <w:r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의</w:t>
      </w:r>
      <w:r w:rsidRP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 </w:t>
      </w:r>
      <w:r w:rsidR="005D4DB9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 xml:space="preserve">무료 </w:t>
      </w:r>
      <w:proofErr w:type="spellStart"/>
      <w:r w:rsidRPr="005D4DB9">
        <w:rPr>
          <w:rFonts w:asciiTheme="minorEastAsia" w:hAnsiTheme="minorEastAsia" w:cs="맑은 고딕" w:hint="eastAsia"/>
          <w:b/>
          <w:bCs/>
          <w:color w:val="000000"/>
          <w:kern w:val="0"/>
          <w:szCs w:val="22"/>
          <w14:ligatures w14:val="none"/>
        </w:rPr>
        <w:t>크레딧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</w:t>
      </w:r>
      <w:proofErr w:type="spellEnd"/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제공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됩니다.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리소스를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하기 위해서는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계정에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크레딧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</w:t>
      </w:r>
      <w:proofErr w:type="spellEnd"/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충전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된 상태여야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합니다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계좌</w:t>
      </w:r>
      <w:r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이체</w:t>
      </w:r>
      <w:r w:rsidR="0066711B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및 </w:t>
      </w:r>
      <w:r w:rsidRPr="0066711B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신용카드</w:t>
      </w:r>
      <w:r w:rsidR="0066711B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결제를 통해 크레딧 충전이 가능합니다. </w:t>
      </w:r>
      <w:del w:id="2" w:author="희조 강" w:date="2025-08-20T20:03:00Z" w16du:dateUtc="2025-08-20T11:03:00Z">
        <w:r w:rsidR="0042099D" w:rsidDel="0066711B">
          <w:rPr>
            <w:rFonts w:asciiTheme="minorEastAsia" w:hAnsiTheme="minorEastAsia" w:cs="Times New Roman"/>
            <w:color w:val="000000"/>
            <w:kern w:val="0"/>
            <w:szCs w:val="22"/>
            <w14:ligatures w14:val="none"/>
          </w:rPr>
          <w:br/>
        </w:r>
      </w:del>
    </w:p>
    <w:p w14:paraId="00F3062B" w14:textId="6A636BD5" w:rsidR="00B13751" w:rsidRPr="005D4DB9" w:rsidRDefault="0066711B" w:rsidP="00B13751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대량 크레딧 충전을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원하시면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결제 이전 </w:t>
      </w:r>
      <w:hyperlink r:id="rId13" w:history="1">
        <w:r w:rsidRPr="002E3321">
          <w:rPr>
            <w:rStyle w:val="ad"/>
            <w:rFonts w:asciiTheme="minorEastAsia" w:hAnsiTheme="minorEastAsia" w:cs="Times New Roman" w:hint="eastAsia"/>
            <w:kern w:val="0"/>
            <w:szCs w:val="22"/>
            <w14:ligatures w14:val="none"/>
          </w:rPr>
          <w:t>sales@aieev.com</w:t>
        </w:r>
      </w:hyperlink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으로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이메일을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보내주세요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="008D4E0F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담당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팀이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영업일 1일 이내 연락을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드립니다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="008D4E0F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br/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대량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크레딧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구매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및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전용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리소스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예약</w:t>
      </w:r>
      <w:r w:rsid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시</w:t>
      </w:r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추가</w:t>
      </w:r>
      <w:r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할인을</w:t>
      </w:r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="008D4E0F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안내드립</w:t>
      </w:r>
      <w:r w:rsidR="00B13751" w:rsidRPr="005D4DB9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니다</w:t>
      </w:r>
      <w:proofErr w:type="spellEnd"/>
      <w:r w:rsidR="00B13751" w:rsidRPr="005D4DB9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1A89B5A1" w14:textId="77777777" w:rsidR="00B13751" w:rsidRPr="0066711B" w:rsidRDefault="00B13751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27427D2C" w14:textId="5DE82471" w:rsidR="00FF06B3" w:rsidRPr="00C72B62" w:rsidRDefault="00741EB0" w:rsidP="00C72B62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C. </w:t>
      </w:r>
      <w:r w:rsidR="00B1375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프로젝트 생성하기</w:t>
      </w:r>
    </w:p>
    <w:p w14:paraId="5B54FF51" w14:textId="07B63F4D" w:rsidR="00C72B62" w:rsidRDefault="00C72B62" w:rsidP="00FF06B3">
      <w:pPr>
        <w:pStyle w:val="af2"/>
        <w:jc w:val="center"/>
      </w:pPr>
      <w:r>
        <w:rPr>
          <w:rFonts w:asciiTheme="minorEastAsia" w:hAnsiTheme="minorEastAsia" w:cs="Times New Roman" w:hint="eastAsia"/>
          <w:b w:val="0"/>
          <w:bCs w:val="0"/>
          <w:noProof/>
          <w:color w:val="000000"/>
          <w:kern w:val="0"/>
          <w:sz w:val="24"/>
        </w:rPr>
        <w:lastRenderedPageBreak/>
        <w:drawing>
          <wp:inline distT="0" distB="0" distL="0" distR="0" wp14:anchorId="75A72252" wp14:editId="27DC8A38">
            <wp:extent cx="4140200" cy="2438400"/>
            <wp:effectExtent l="0" t="0" r="0" b="0"/>
            <wp:docPr id="966733714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2216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67AD" w14:textId="578677D2" w:rsidR="00C72B62" w:rsidRPr="00C72B62" w:rsidRDefault="00FF06B3" w:rsidP="00C72B62">
      <w:pPr>
        <w:pStyle w:val="af2"/>
        <w:jc w:val="center"/>
        <w:rPr>
          <w:rFonts w:asciiTheme="minorEastAsia" w:hAnsiTheme="minorEastAsia" w:cs="바탕"/>
          <w:color w:val="000000"/>
          <w:kern w:val="0"/>
          <w:sz w:val="24"/>
          <w14:ligatures w14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0610">
        <w:rPr>
          <w:noProof/>
        </w:rPr>
        <w:t>2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677D4E77" w14:textId="47576ED0" w:rsidR="00B13751" w:rsidRPr="00FF06B3" w:rsidRDefault="00B13751" w:rsidP="00B13751">
      <w:pPr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계정에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크레딧을</w:t>
      </w:r>
      <w:proofErr w:type="spellEnd"/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충전한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후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워크로드를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</w:t>
      </w:r>
      <w:r w:rsid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할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프로젝트를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생성합니다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하나의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프로젝트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내에서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여러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개의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컨테이너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,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모델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,</w:t>
      </w:r>
      <w:r w:rsid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API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를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</w:t>
      </w:r>
      <w:r w:rsidR="00A74937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해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사용자의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AI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서비스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아키텍처에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맞게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="00A74937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구성할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있습니다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5553D4F2" w14:textId="77777777" w:rsidR="00B13751" w:rsidRPr="002F79F5" w:rsidRDefault="00B13751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3A60FD3C" w14:textId="76DA3203" w:rsidR="00741EB0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D. </w:t>
      </w:r>
      <w:proofErr w:type="gramStart"/>
      <w:r w:rsidR="00FF06B3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조직(</w:t>
      </w:r>
      <w:proofErr w:type="gramEnd"/>
      <w:r w:rsidR="00FF06B3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Organization)</w:t>
      </w:r>
      <w:r w:rsidR="00B962B7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 xml:space="preserve"> 관리하기</w:t>
      </w:r>
    </w:p>
    <w:p w14:paraId="43FD06B3" w14:textId="33ECA1C3" w:rsidR="00FF06B3" w:rsidRDefault="00FF06B3" w:rsidP="00FF06B3">
      <w:pPr>
        <w:widowControl/>
        <w:wordWrap/>
        <w:autoSpaceDE/>
        <w:autoSpaceDN/>
        <w:spacing w:before="100" w:beforeAutospacing="1" w:after="100" w:afterAutospacing="1"/>
      </w:pPr>
      <w:r w:rsidRPr="002F79F5">
        <w:rPr>
          <w:rFonts w:asciiTheme="minorEastAsia" w:hAnsiTheme="minorEastAsia"/>
        </w:rPr>
        <w:t>개인 계정</w:t>
      </w:r>
      <w:r w:rsidR="00A74937">
        <w:rPr>
          <w:rFonts w:asciiTheme="minorEastAsia" w:hAnsiTheme="minorEastAsia" w:hint="eastAsia"/>
        </w:rPr>
        <w:t>을 생성하거나, 팀 멤버가 초대한 계정으로 참여할 수 있습니다.</w:t>
      </w:r>
    </w:p>
    <w:p w14:paraId="08C5E7DE" w14:textId="488F7EB7" w:rsidR="00FF06B3" w:rsidRPr="00FF06B3" w:rsidRDefault="00FF06B3" w:rsidP="00FF06B3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noProof/>
        </w:rPr>
        <w:drawing>
          <wp:inline distT="0" distB="0" distL="0" distR="0" wp14:anchorId="4D5894C0" wp14:editId="6140B791">
            <wp:extent cx="5731510" cy="1666240"/>
            <wp:effectExtent l="0" t="0" r="0" b="0"/>
            <wp:docPr id="1404722576" name="그림 1" descr="멀티미디어 소프트웨어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576" name="그림 1" descr="멀티미디어 소프트웨어, 스크린샷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869" w14:textId="01855995" w:rsidR="00FF06B3" w:rsidRDefault="00FF06B3" w:rsidP="00C72B62">
      <w:pPr>
        <w:pStyle w:val="af2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0610">
        <w:rPr>
          <w:noProof/>
        </w:rPr>
        <w:t>3</w:t>
      </w:r>
      <w:r>
        <w:fldChar w:fldCharType="end"/>
      </w:r>
      <w:r>
        <w:rPr>
          <w:rFonts w:hint="eastAsia"/>
        </w:rPr>
        <w:t xml:space="preserve">. </w:t>
      </w:r>
      <w:r>
        <w:t xml:space="preserve">Organization Members </w:t>
      </w:r>
      <w:r>
        <w:rPr>
          <w:rFonts w:hint="eastAsia"/>
        </w:rPr>
        <w:t>페이지</w:t>
      </w:r>
    </w:p>
    <w:p w14:paraId="61885F2C" w14:textId="2071BA79" w:rsidR="000226BA" w:rsidRDefault="009300FD" w:rsidP="009300FD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9275C0">
        <w:rPr>
          <w:rFonts w:eastAsia="Times New Roman" w:cs="Times New Roman"/>
          <w:b/>
          <w:bCs/>
          <w:noProof/>
          <w:color w:val="000000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60B731F" wp14:editId="404C4AD2">
            <wp:extent cx="3658675" cy="1879600"/>
            <wp:effectExtent l="0" t="0" r="0" b="0"/>
            <wp:docPr id="162387313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7313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902" cy="1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F8FD" w14:textId="400A4E22" w:rsidR="009300FD" w:rsidRPr="009300FD" w:rsidRDefault="009300FD" w:rsidP="009300FD">
      <w:pPr>
        <w:pStyle w:val="af2"/>
        <w:jc w:val="center"/>
        <w:rPr>
          <w:rFonts w:asciiTheme="minorEastAsia" w:hAnsiTheme="minorEastAsia" w:cs="Times New Roman"/>
          <w:color w:val="000000"/>
          <w:kern w:val="0"/>
          <w:sz w:val="24"/>
          <w:szCs w:val="24"/>
          <w14:ligatures w14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Member</w:t>
      </w:r>
      <w:r>
        <w:rPr>
          <w:rFonts w:hint="eastAsia"/>
        </w:rPr>
        <w:t xml:space="preserve"> </w:t>
      </w:r>
      <w:r>
        <w:rPr>
          <w:rFonts w:hint="eastAsia"/>
        </w:rPr>
        <w:t>초대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46615E76" w14:textId="77777777" w:rsidR="009300FD" w:rsidRPr="002F79F5" w:rsidRDefault="009300FD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7F280F57" w14:textId="392F657F" w:rsidR="00B962B7" w:rsidRPr="00FF06B3" w:rsidRDefault="00FF06B3" w:rsidP="00AD35B1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조직</w:t>
      </w:r>
      <w:r w:rsidR="00B962B7" w:rsidRPr="00FF06B3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 xml:space="preserve"> </w:t>
      </w:r>
      <w:r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생성</w:t>
      </w:r>
      <w:r w:rsidR="00741EB0"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: </w:t>
      </w:r>
      <w:r w:rsidR="00B962B7" w:rsidRPr="00FF06B3">
        <w:rPr>
          <w:rFonts w:asciiTheme="minorEastAsia" w:hAnsiTheme="minorEastAsia"/>
          <w:szCs w:val="22"/>
        </w:rPr>
        <w:t>GitHub, Google,</w:t>
      </w:r>
      <w:r w:rsidR="00B962B7" w:rsidRPr="00FF06B3">
        <w:rPr>
          <w:rFonts w:asciiTheme="minorEastAsia" w:hAnsiTheme="minorEastAsia" w:hint="eastAsia"/>
          <w:szCs w:val="22"/>
        </w:rPr>
        <w:t xml:space="preserve"> </w:t>
      </w:r>
      <w:r w:rsidR="00B962B7" w:rsidRPr="00FF06B3">
        <w:rPr>
          <w:rFonts w:asciiTheme="minorEastAsia" w:hAnsiTheme="minorEastAsia"/>
          <w:szCs w:val="22"/>
        </w:rPr>
        <w:t xml:space="preserve">이메일 주소를 통해 계정을 </w:t>
      </w:r>
      <w:r>
        <w:rPr>
          <w:rFonts w:asciiTheme="minorEastAsia" w:hAnsiTheme="minorEastAsia" w:hint="eastAsia"/>
          <w:szCs w:val="22"/>
        </w:rPr>
        <w:t>생성하고 조직을 만듭니다.</w:t>
      </w:r>
    </w:p>
    <w:p w14:paraId="487C2AE1" w14:textId="1A68A32A" w:rsidR="00741EB0" w:rsidRPr="00FF06B3" w:rsidRDefault="00B962B7" w:rsidP="00AD35B1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팀원 초대</w:t>
      </w:r>
      <w:r w:rsidR="00741EB0"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: </w:t>
      </w:r>
      <w:r w:rsidRPr="00FF06B3">
        <w:rPr>
          <w:rFonts w:asciiTheme="minorEastAsia" w:hAnsiTheme="minorEastAsia"/>
          <w:szCs w:val="22"/>
        </w:rPr>
        <w:t>관리자(</w:t>
      </w:r>
      <w:r w:rsidRPr="00FF06B3">
        <w:rPr>
          <w:rFonts w:asciiTheme="minorEastAsia" w:hAnsiTheme="minorEastAsia" w:hint="eastAsia"/>
          <w:szCs w:val="22"/>
        </w:rPr>
        <w:t>O</w:t>
      </w:r>
      <w:r w:rsidRPr="00FF06B3">
        <w:rPr>
          <w:rFonts w:asciiTheme="minorEastAsia" w:hAnsiTheme="minorEastAsia"/>
          <w:szCs w:val="22"/>
        </w:rPr>
        <w:t>wner)</w:t>
      </w:r>
      <w:r w:rsidRPr="00044C72">
        <w:rPr>
          <w:rFonts w:asciiTheme="minorEastAsia" w:hAnsiTheme="minorEastAsia"/>
          <w:szCs w:val="22"/>
        </w:rPr>
        <w:t xml:space="preserve">는 [Members] </w:t>
      </w:r>
      <w:r w:rsidRPr="00044C72">
        <w:rPr>
          <w:rFonts w:asciiTheme="minorEastAsia" w:hAnsiTheme="minorEastAsia" w:hint="eastAsia"/>
          <w:szCs w:val="22"/>
        </w:rPr>
        <w:t>메뉴에서</w:t>
      </w:r>
      <w:r w:rsidRPr="00044C72">
        <w:rPr>
          <w:rFonts w:asciiTheme="minorEastAsia" w:hAnsiTheme="minorEastAsia"/>
          <w:szCs w:val="22"/>
        </w:rPr>
        <w:t xml:space="preserve"> 이메일로 팀원을 초대할 수 있습니다. </w:t>
      </w:r>
      <w:r w:rsidR="00044C72" w:rsidRPr="00044C72">
        <w:rPr>
          <w:rFonts w:asciiTheme="minorEastAsia" w:hAnsiTheme="minorEastAsia" w:hint="eastAsia"/>
          <w:szCs w:val="22"/>
        </w:rPr>
        <w:t>단, 초대</w:t>
      </w:r>
      <w:r w:rsidRPr="00044C72">
        <w:rPr>
          <w:rFonts w:asciiTheme="minorEastAsia" w:hAnsiTheme="minorEastAsia"/>
          <w:szCs w:val="22"/>
        </w:rPr>
        <w:t xml:space="preserve">받은 팀원은 </w:t>
      </w:r>
      <w:r w:rsidRPr="00044C72">
        <w:rPr>
          <w:rStyle w:val="ab"/>
          <w:rFonts w:asciiTheme="minorEastAsia" w:hAnsiTheme="minorEastAsia"/>
          <w:b w:val="0"/>
          <w:bCs w:val="0"/>
          <w:szCs w:val="22"/>
        </w:rPr>
        <w:t xml:space="preserve">초대받은 이메일 </w:t>
      </w:r>
      <w:proofErr w:type="spellStart"/>
      <w:r w:rsidRPr="00044C72">
        <w:rPr>
          <w:rStyle w:val="ab"/>
          <w:rFonts w:asciiTheme="minorEastAsia" w:hAnsiTheme="minorEastAsia"/>
          <w:b w:val="0"/>
          <w:bCs w:val="0"/>
          <w:szCs w:val="22"/>
        </w:rPr>
        <w:t>주소</w:t>
      </w:r>
      <w:r w:rsidR="00044C72" w:rsidRPr="00044C72">
        <w:rPr>
          <w:rStyle w:val="ab"/>
          <w:rFonts w:asciiTheme="minorEastAsia" w:hAnsiTheme="minorEastAsia" w:hint="eastAsia"/>
          <w:b w:val="0"/>
          <w:bCs w:val="0"/>
          <w:szCs w:val="22"/>
        </w:rPr>
        <w:t>과</w:t>
      </w:r>
      <w:proofErr w:type="spellEnd"/>
      <w:r w:rsidR="00044C72" w:rsidRPr="00044C72">
        <w:rPr>
          <w:rStyle w:val="ab"/>
          <w:rFonts w:asciiTheme="minorEastAsia" w:hAnsiTheme="minorEastAsia" w:hint="eastAsia"/>
          <w:b w:val="0"/>
          <w:bCs w:val="0"/>
          <w:szCs w:val="22"/>
        </w:rPr>
        <w:t xml:space="preserve"> 동일한 주소로 가</w:t>
      </w:r>
      <w:r w:rsidRPr="00044C72">
        <w:rPr>
          <w:rStyle w:val="ab"/>
          <w:rFonts w:asciiTheme="minorEastAsia" w:hAnsiTheme="minorEastAsia"/>
          <w:b w:val="0"/>
          <w:bCs w:val="0"/>
          <w:szCs w:val="22"/>
        </w:rPr>
        <w:t xml:space="preserve">입을 </w:t>
      </w:r>
      <w:r w:rsidR="00044C72" w:rsidRPr="00044C72">
        <w:rPr>
          <w:rStyle w:val="ab"/>
          <w:rFonts w:asciiTheme="minorEastAsia" w:hAnsiTheme="minorEastAsia" w:hint="eastAsia"/>
          <w:b w:val="0"/>
          <w:bCs w:val="0"/>
          <w:szCs w:val="22"/>
        </w:rPr>
        <w:t>완료 후 초</w:t>
      </w:r>
      <w:r w:rsidRPr="00044C72">
        <w:rPr>
          <w:rFonts w:asciiTheme="minorEastAsia" w:hAnsiTheme="minorEastAsia"/>
          <w:szCs w:val="22"/>
        </w:rPr>
        <w:t>대를 수락해야 조직</w:t>
      </w:r>
      <w:r w:rsidRPr="00FF06B3">
        <w:rPr>
          <w:rFonts w:asciiTheme="minorEastAsia" w:hAnsiTheme="minorEastAsia"/>
          <w:szCs w:val="22"/>
        </w:rPr>
        <w:t xml:space="preserve"> 및 프로젝트에 참여할 수 있습니다.</w:t>
      </w:r>
    </w:p>
    <w:p w14:paraId="5E85D380" w14:textId="0F11F034" w:rsidR="00741EB0" w:rsidRPr="00FF06B3" w:rsidRDefault="00B962B7" w:rsidP="00741EB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권한 유형</w:t>
      </w:r>
      <w:r w:rsidR="00741EB0"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/>
          <w:szCs w:val="22"/>
        </w:rPr>
        <w:t xml:space="preserve">관리자(Owner)는 팀 설정, 멤버 초대 및 삭제, 프로젝트 제거 등을 </w:t>
      </w:r>
      <w:r w:rsidR="00044C72">
        <w:rPr>
          <w:rFonts w:asciiTheme="minorEastAsia" w:hAnsiTheme="minorEastAsia" w:hint="eastAsia"/>
          <w:szCs w:val="22"/>
        </w:rPr>
        <w:t>추가로 관</w:t>
      </w:r>
      <w:r w:rsidRPr="00FF06B3">
        <w:rPr>
          <w:rFonts w:asciiTheme="minorEastAsia" w:hAnsiTheme="minorEastAsia"/>
          <w:szCs w:val="22"/>
        </w:rPr>
        <w:t>리할 수 있으며, 일반 사용자(Member)는 배포 및 모니터링 도구에</w:t>
      </w:r>
      <w:r w:rsidR="00044C72">
        <w:rPr>
          <w:rFonts w:asciiTheme="minorEastAsia" w:hAnsiTheme="minorEastAsia" w:hint="eastAsia"/>
          <w:szCs w:val="22"/>
        </w:rPr>
        <w:t>만</w:t>
      </w:r>
      <w:r w:rsidRPr="00FF06B3">
        <w:rPr>
          <w:rFonts w:asciiTheme="minorEastAsia" w:hAnsiTheme="minorEastAsia"/>
          <w:szCs w:val="22"/>
        </w:rPr>
        <w:t xml:space="preserve"> 접근할 수 있습니다.</w:t>
      </w:r>
    </w:p>
    <w:p w14:paraId="4F0FC691" w14:textId="2F0AABB8" w:rsidR="00741EB0" w:rsidRPr="002F79F5" w:rsidRDefault="00B962B7" w:rsidP="00741EB0">
      <w:pPr>
        <w:widowControl/>
        <w:wordWrap/>
        <w:autoSpaceDE/>
        <w:autoSpaceDN/>
        <w:spacing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참고</w:t>
      </w:r>
      <w:r w:rsidRPr="002F79F5">
        <w:rPr>
          <w:rFonts w:asciiTheme="minorEastAsia" w:hAnsiTheme="minorEastAsia"/>
        </w:rPr>
        <w:t>: 초대를 받은 사용자는 초대 수락 전 모든 계정에서 로그아웃해야 오류</w:t>
      </w:r>
      <w:r w:rsidR="00FF06B3">
        <w:rPr>
          <w:rFonts w:asciiTheme="minorEastAsia" w:hAnsiTheme="minorEastAsia" w:hint="eastAsia"/>
        </w:rPr>
        <w:t xml:space="preserve"> </w:t>
      </w:r>
      <w:r w:rsidRPr="00FF06B3">
        <w:rPr>
          <w:rFonts w:asciiTheme="minorEastAsia" w:hAnsiTheme="minorEastAsia"/>
          <w:i/>
          <w:iCs/>
          <w:sz w:val="21"/>
          <w:szCs w:val="22"/>
        </w:rPr>
        <w:t>(</w:t>
      </w:r>
      <w:r w:rsidR="00FF06B3">
        <w:rPr>
          <w:rFonts w:asciiTheme="minorEastAsia" w:hAnsiTheme="minorEastAsia"/>
          <w:i/>
          <w:iCs/>
          <w:sz w:val="21"/>
          <w:szCs w:val="22"/>
        </w:rPr>
        <w:t>e</w:t>
      </w:r>
      <w:r w:rsidR="00C72B62">
        <w:rPr>
          <w:rFonts w:asciiTheme="minorEastAsia" w:hAnsiTheme="minorEastAsia"/>
          <w:i/>
          <w:iCs/>
          <w:sz w:val="21"/>
          <w:szCs w:val="22"/>
        </w:rPr>
        <w:t>.g.,</w:t>
      </w:r>
      <w:r w:rsidRPr="00FF06B3">
        <w:rPr>
          <w:rFonts w:asciiTheme="minorEastAsia" w:hAnsiTheme="minorEastAsia"/>
          <w:i/>
          <w:iCs/>
          <w:sz w:val="21"/>
          <w:szCs w:val="22"/>
        </w:rPr>
        <w:t xml:space="preserve"> 404</w:t>
      </w:r>
      <w:r w:rsidR="00C72B62">
        <w:rPr>
          <w:rFonts w:asciiTheme="minorEastAsia" w:hAnsiTheme="minorEastAsia" w:hint="eastAsia"/>
          <w:i/>
          <w:iCs/>
          <w:sz w:val="21"/>
          <w:szCs w:val="22"/>
        </w:rPr>
        <w:t xml:space="preserve"> </w:t>
      </w:r>
      <w:r w:rsidR="00C72B62">
        <w:rPr>
          <w:rFonts w:asciiTheme="minorEastAsia" w:hAnsiTheme="minorEastAsia"/>
          <w:i/>
          <w:iCs/>
          <w:sz w:val="21"/>
          <w:szCs w:val="22"/>
        </w:rPr>
        <w:t>page</w:t>
      </w:r>
      <w:r w:rsidRPr="00FF06B3">
        <w:rPr>
          <w:rFonts w:asciiTheme="minorEastAsia" w:hAnsiTheme="minorEastAsia"/>
          <w:i/>
          <w:iCs/>
          <w:sz w:val="21"/>
          <w:szCs w:val="22"/>
        </w:rPr>
        <w:t>)</w:t>
      </w:r>
      <w:r w:rsidRPr="002F79F5">
        <w:rPr>
          <w:rFonts w:asciiTheme="minorEastAsia" w:hAnsiTheme="minorEastAsia"/>
        </w:rPr>
        <w:t xml:space="preserve"> 없이 정상적으로 초대가 처리됩니다.</w:t>
      </w:r>
    </w:p>
    <w:p w14:paraId="2B418630" w14:textId="39129BF8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E. </w:t>
      </w:r>
      <w:r w:rsidR="00B962B7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결제 정보</w:t>
      </w:r>
    </w:p>
    <w:p w14:paraId="0BC5AD4B" w14:textId="0404314A" w:rsidR="00741EB0" w:rsidRPr="00FF06B3" w:rsidRDefault="00741EB0" w:rsidP="00741EB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Times New Roman"/>
          <w:b/>
          <w:bCs/>
          <w:color w:val="000000"/>
          <w:kern w:val="0"/>
          <w:szCs w:val="22"/>
          <w14:ligatures w14:val="none"/>
        </w:rPr>
        <w:t>Air Container</w:t>
      </w:r>
      <w:r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 </w:t>
      </w:r>
      <w:r w:rsidR="00B962B7"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및</w:t>
      </w:r>
      <w:r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 </w:t>
      </w:r>
      <w:r w:rsidRPr="00FF06B3">
        <w:rPr>
          <w:rFonts w:asciiTheme="minorEastAsia" w:hAnsiTheme="minorEastAsia" w:cs="Times New Roman"/>
          <w:b/>
          <w:bCs/>
          <w:color w:val="000000"/>
          <w:kern w:val="0"/>
          <w:szCs w:val="22"/>
          <w14:ligatures w14:val="none"/>
        </w:rPr>
        <w:t>Air Model</w:t>
      </w:r>
      <w:r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 </w:t>
      </w:r>
      <w:r w:rsidR="00B962B7"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 xml:space="preserve">은 </w:t>
      </w:r>
      <w:r w:rsidR="00B962B7" w:rsidRPr="00FF06B3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시간 단위</w:t>
      </w:r>
      <w:r w:rsidR="00B962B7"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 xml:space="preserve">로 </w:t>
      </w:r>
      <w:proofErr w:type="spellStart"/>
      <w:r w:rsidR="00B962B7"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과금됩니다</w:t>
      </w:r>
      <w:proofErr w:type="spellEnd"/>
      <w:r w:rsidR="00B962B7"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. 자세한 정보는 [</w:t>
      </w:r>
      <w:r w:rsidRPr="00FF06B3">
        <w:rPr>
          <w:rFonts w:asciiTheme="minorEastAsia" w:hAnsiTheme="minorEastAsia" w:cs="Times New Roman"/>
          <w:b/>
          <w:bCs/>
          <w:color w:val="000000"/>
          <w:kern w:val="0"/>
          <w:szCs w:val="22"/>
          <w:highlight w:val="yellow"/>
          <w14:ligatures w14:val="none"/>
        </w:rPr>
        <w:t>Billing FAQ</w:t>
      </w:r>
      <w:r w:rsidR="00B962B7" w:rsidRPr="00FF06B3">
        <w:rPr>
          <w:rFonts w:asciiTheme="minorEastAsia" w:hAnsiTheme="minorEastAsia" w:cs="Times New Roman" w:hint="eastAsia"/>
          <w:b/>
          <w:bCs/>
          <w:color w:val="000000"/>
          <w:kern w:val="0"/>
          <w:szCs w:val="22"/>
          <w14:ligatures w14:val="none"/>
        </w:rPr>
        <w:t>]</w:t>
      </w:r>
      <w:r w:rsidR="00B962B7"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를 참고해주세요.</w:t>
      </w:r>
    </w:p>
    <w:p w14:paraId="3995BF28" w14:textId="76D6732C" w:rsidR="00741EB0" w:rsidRPr="00FF06B3" w:rsidRDefault="00B962B7" w:rsidP="00741EB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 xml:space="preserve">결제 </w:t>
      </w:r>
      <w:proofErr w:type="gramStart"/>
      <w:r w:rsidRPr="00FF06B3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 xml:space="preserve">수단 </w:t>
      </w:r>
      <w:r w:rsidR="00741EB0"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  <w:proofErr w:type="gramEnd"/>
      <w:r w:rsidR="00741EB0" w:rsidRPr="00FF06B3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/>
          <w:szCs w:val="22"/>
        </w:rPr>
        <w:t xml:space="preserve">국내외 </w:t>
      </w:r>
      <w:r w:rsidRPr="00FF06B3">
        <w:rPr>
          <w:rStyle w:val="ab"/>
          <w:rFonts w:asciiTheme="minorEastAsia" w:hAnsiTheme="minorEastAsia"/>
          <w:szCs w:val="22"/>
        </w:rPr>
        <w:t>계좌 이체</w:t>
      </w:r>
      <w:r w:rsidR="0066711B">
        <w:rPr>
          <w:rStyle w:val="ab"/>
          <w:rFonts w:asciiTheme="minorEastAsia" w:hAnsiTheme="minorEastAsia" w:hint="eastAsia"/>
          <w:b w:val="0"/>
          <w:bCs w:val="0"/>
          <w:szCs w:val="22"/>
        </w:rPr>
        <w:t xml:space="preserve"> 또는 신용카드 결제로 충전 및 결제를 진행할 수 있습니다.</w:t>
      </w:r>
    </w:p>
    <w:p w14:paraId="40D3421D" w14:textId="77777777" w:rsidR="00741EB0" w:rsidRPr="002F79F5" w:rsidRDefault="00000000" w:rsidP="00741EB0">
      <w:pPr>
        <w:widowControl/>
        <w:wordWrap/>
        <w:autoSpaceDE/>
        <w:autoSpaceDN/>
        <w:spacing w:after="0"/>
        <w:rPr>
          <w:rFonts w:asciiTheme="minorEastAsia" w:hAnsiTheme="minorEastAsia" w:cs="Times New Roman"/>
          <w:kern w:val="0"/>
          <w:sz w:val="24"/>
          <w14:ligatures w14:val="none"/>
        </w:rPr>
      </w:pPr>
      <w:r>
        <w:rPr>
          <w:rFonts w:asciiTheme="minorEastAsia" w:hAnsiTheme="minorEastAsia" w:cs="Times New Roman"/>
          <w:noProof/>
          <w:kern w:val="0"/>
          <w:sz w:val="24"/>
        </w:rPr>
        <w:pict w14:anchorId="5A85EDB5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039C318C" w14:textId="60C772DF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t>3. Air Container</w:t>
      </w:r>
    </w:p>
    <w:p w14:paraId="05738692" w14:textId="68A2D8AB" w:rsidR="004040B0" w:rsidRPr="00FF06B3" w:rsidRDefault="00B962B7" w:rsidP="00FF06B3">
      <w:pPr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Air Container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는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컨테이너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기반의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AI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서비스를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빠르고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효율적으로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배포할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있도록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지원합니다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.</w:t>
      </w:r>
    </w:p>
    <w:p w14:paraId="3CF590F8" w14:textId="45591C5A" w:rsidR="00FF06B3" w:rsidRPr="00EA747A" w:rsidRDefault="00FF06B3" w:rsidP="00EA747A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lastRenderedPageBreak/>
        <w:t>[기본 설정]</w:t>
      </w:r>
    </w:p>
    <w:p w14:paraId="7E3708A9" w14:textId="77777777" w:rsidR="00FF06B3" w:rsidRDefault="00FF06B3" w:rsidP="00FF06B3">
      <w:pPr>
        <w:pStyle w:val="af2"/>
        <w:jc w:val="center"/>
      </w:pPr>
      <w:r w:rsidRPr="002F79F5">
        <w:rPr>
          <w:rFonts w:asciiTheme="minorEastAsia" w:hAnsiTheme="minorEastAsia" w:cs="Times New Roman"/>
          <w:b w:val="0"/>
          <w:bCs w:val="0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FAB1B52" wp14:editId="78A2F3DA">
            <wp:extent cx="5172710" cy="1501496"/>
            <wp:effectExtent l="0" t="0" r="0" b="0"/>
            <wp:docPr id="1251194335" name="그림 1" descr="멀티미디어 소프트웨어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44772" name="그림 1" descr="멀티미디어 소프트웨어, 스크린샷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0094" cy="15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CFCC" w14:textId="3D1CCCFE" w:rsidR="00FF06B3" w:rsidRDefault="00FF06B3" w:rsidP="00FF06B3">
      <w:pPr>
        <w:pStyle w:val="af2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1A0610">
        <w:rPr>
          <w:rFonts w:hint="eastAsia"/>
        </w:rPr>
        <w:t>5</w:t>
      </w:r>
      <w:r>
        <w:rPr>
          <w:rFonts w:hint="eastAsia"/>
        </w:rPr>
        <w:t xml:space="preserve">. </w:t>
      </w:r>
      <w:r>
        <w:t xml:space="preserve">General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15C57040" w14:textId="77777777" w:rsidR="00FF06B3" w:rsidRDefault="00FF06B3" w:rsidP="00FF06B3">
      <w:pPr>
        <w:pStyle w:val="af2"/>
        <w:jc w:val="center"/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2740862" wp14:editId="78727569">
            <wp:extent cx="5096510" cy="2898901"/>
            <wp:effectExtent l="0" t="0" r="0" b="0"/>
            <wp:docPr id="785184761" name="그림 1" descr="스크린샷, 텍스트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AAF80C64-F319-CDA4-8EC8-2F06D4C71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스크린샷, 텍스트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AAF80C64-F319-CDA4-8EC8-2F06D4C71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967" cy="29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B0E" w14:textId="7B4851F1" w:rsidR="00916C99" w:rsidRPr="002F79F5" w:rsidRDefault="00FF06B3" w:rsidP="00FF06B3">
      <w:pPr>
        <w:pStyle w:val="af2"/>
        <w:jc w:val="center"/>
        <w:rPr>
          <w:rFonts w:asciiTheme="minorEastAsia" w:hAnsiTheme="minorEastAsia" w:cs="Times New Roman"/>
          <w:color w:val="000000"/>
          <w:kern w:val="0"/>
          <w:sz w:val="24"/>
          <w:szCs w:val="24"/>
          <w14:ligatures w14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1A0610">
        <w:rPr>
          <w:rFonts w:hint="eastAsia"/>
        </w:rPr>
        <w:t>6</w:t>
      </w:r>
      <w:r>
        <w:rPr>
          <w:rFonts w:hint="eastAsia"/>
        </w:rPr>
        <w:t xml:space="preserve">. </w:t>
      </w:r>
      <w:r>
        <w:t>Image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9668632" w14:textId="08092F67" w:rsidR="00FF06B3" w:rsidRDefault="00FF06B3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바탕"/>
          <w:color w:val="000000"/>
          <w:kern w:val="0"/>
          <w:szCs w:val="22"/>
          <w14:ligatures w14:val="none"/>
        </w:rPr>
      </w:pPr>
    </w:p>
    <w:p w14:paraId="6196B777" w14:textId="7DF9F630" w:rsidR="00741EB0" w:rsidRPr="00FF06B3" w:rsidRDefault="00B962B7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바탕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컨테이너 생성 시 다음 항목들을 입력해야 합니다</w:t>
      </w:r>
      <w:r w:rsidR="00FF06B3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.</w:t>
      </w:r>
    </w:p>
    <w:p w14:paraId="4E1BF679" w14:textId="74E7E3EF" w:rsidR="00B962B7" w:rsidRPr="00FF06B3" w:rsidRDefault="00B962B7" w:rsidP="00B962B7">
      <w:pPr>
        <w:pStyle w:val="a6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이름(Name)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: 컨테이너를 식별하기 위한 사용자 </w:t>
      </w:r>
      <w:r w:rsidR="00FF06B3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정의 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>이름</w:t>
      </w:r>
    </w:p>
    <w:p w14:paraId="21CB63FD" w14:textId="4A4B0BF1" w:rsidR="00B962B7" w:rsidRPr="00FF06B3" w:rsidRDefault="00B962B7" w:rsidP="00B962B7">
      <w:pPr>
        <w:pStyle w:val="a6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 w:val="16"/>
          <w:szCs w:val="16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카테고리(Category)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: 컨테이너가 제공하는 서비스 유형 </w:t>
      </w:r>
      <w:r w:rsidRPr="00FF06B3">
        <w:rPr>
          <w:rFonts w:asciiTheme="minorEastAsia" w:hAnsiTheme="minorEastAsia" w:cs="굴림"/>
          <w:kern w:val="0"/>
          <w:sz w:val="16"/>
          <w:szCs w:val="16"/>
          <w14:ligatures w14:val="none"/>
        </w:rPr>
        <w:t xml:space="preserve">(향후 Playground </w:t>
      </w:r>
      <w:r w:rsidR="005E7523">
        <w:rPr>
          <w:rFonts w:asciiTheme="minorEastAsia" w:hAnsiTheme="minorEastAsia" w:cs="굴림" w:hint="eastAsia"/>
          <w:kern w:val="0"/>
          <w:sz w:val="16"/>
          <w:szCs w:val="16"/>
          <w14:ligatures w14:val="none"/>
        </w:rPr>
        <w:t>연동</w:t>
      </w:r>
      <w:r w:rsidRPr="00FF06B3">
        <w:rPr>
          <w:rFonts w:asciiTheme="minorEastAsia" w:hAnsiTheme="minorEastAsia" w:cs="굴림"/>
          <w:kern w:val="0"/>
          <w:sz w:val="16"/>
          <w:szCs w:val="16"/>
          <w14:ligatures w14:val="none"/>
        </w:rPr>
        <w:t>에 사용</w:t>
      </w:r>
      <w:r w:rsidR="005E7523">
        <w:rPr>
          <w:rFonts w:asciiTheme="minorEastAsia" w:hAnsiTheme="minorEastAsia" w:cs="굴림" w:hint="eastAsia"/>
          <w:kern w:val="0"/>
          <w:sz w:val="16"/>
          <w:szCs w:val="16"/>
          <w14:ligatures w14:val="none"/>
        </w:rPr>
        <w:t>됩니다</w:t>
      </w:r>
      <w:r w:rsidRPr="00FF06B3">
        <w:rPr>
          <w:rFonts w:asciiTheme="minorEastAsia" w:hAnsiTheme="minorEastAsia" w:cs="굴림"/>
          <w:kern w:val="0"/>
          <w:sz w:val="16"/>
          <w:szCs w:val="16"/>
          <w14:ligatures w14:val="none"/>
        </w:rPr>
        <w:t>)</w:t>
      </w:r>
    </w:p>
    <w:p w14:paraId="12C7A732" w14:textId="31930D40" w:rsidR="00B962B7" w:rsidRPr="00FF06B3" w:rsidRDefault="00B962B7" w:rsidP="00B962B7">
      <w:pPr>
        <w:pStyle w:val="a6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컨테이너 이미지(Container Image)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>: 컨테이너의 Docker 이미지 URL</w:t>
      </w:r>
    </w:p>
    <w:p w14:paraId="1065EB2E" w14:textId="717016E8" w:rsidR="00B962B7" w:rsidRPr="00FF06B3" w:rsidRDefault="00B962B7" w:rsidP="00B962B7">
      <w:pPr>
        <w:pStyle w:val="a6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레지스트리 제공자(Registry Provider)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: 이미지가 </w:t>
      </w:r>
      <w:proofErr w:type="spellStart"/>
      <w:r w:rsidRPr="00FF06B3">
        <w:rPr>
          <w:rFonts w:asciiTheme="minorEastAsia" w:hAnsiTheme="minorEastAsia" w:cs="굴림"/>
          <w:kern w:val="0"/>
          <w:szCs w:val="22"/>
          <w14:ligatures w14:val="none"/>
        </w:rPr>
        <w:t>호스팅된</w:t>
      </w:r>
      <w:proofErr w:type="spellEnd"/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 레지스트리 (예: GitHub Container Registry, Docker Hub 등)</w:t>
      </w:r>
    </w:p>
    <w:p w14:paraId="5B0D440E" w14:textId="0B861A09" w:rsidR="00B962B7" w:rsidRDefault="00B962B7" w:rsidP="00B962B7">
      <w:pPr>
        <w:pStyle w:val="a6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레지스트리 사용자 이름 및 비밀번호(선택 사항)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: </w:t>
      </w:r>
      <w:proofErr w:type="spellStart"/>
      <w:r w:rsidRPr="00FF06B3">
        <w:rPr>
          <w:rFonts w:asciiTheme="minorEastAsia" w:hAnsiTheme="minorEastAsia" w:cs="굴림"/>
          <w:kern w:val="0"/>
          <w:szCs w:val="22"/>
          <w14:ligatures w14:val="none"/>
        </w:rPr>
        <w:t>프라이빗</w:t>
      </w:r>
      <w:proofErr w:type="spellEnd"/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 레지스트리에서 이미지를 불러올 경우 </w:t>
      </w:r>
      <w:r w:rsidR="005E7523">
        <w:rPr>
          <w:rFonts w:asciiTheme="minorEastAsia" w:hAnsiTheme="minorEastAsia" w:cs="굴림" w:hint="eastAsia"/>
          <w:kern w:val="0"/>
          <w:szCs w:val="22"/>
          <w14:ligatures w14:val="none"/>
        </w:rPr>
        <w:t>입력 필요</w:t>
      </w:r>
    </w:p>
    <w:p w14:paraId="27BE6773" w14:textId="77777777" w:rsidR="00FF06B3" w:rsidRPr="00FF06B3" w:rsidRDefault="00FF06B3" w:rsidP="00FF06B3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</w:p>
    <w:p w14:paraId="57A9D672" w14:textId="40652E80" w:rsidR="00741EB0" w:rsidRDefault="00FF06B3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[</w:t>
      </w:r>
      <w:r w:rsidR="00AB4F4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고급 설정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</w:p>
    <w:p w14:paraId="19249F7C" w14:textId="03B6E6CE" w:rsidR="00FF06B3" w:rsidRPr="00C72B62" w:rsidRDefault="00C72B62" w:rsidP="00C72B62">
      <w:pPr>
        <w:widowControl/>
        <w:wordWrap/>
        <w:autoSpaceDE/>
        <w:autoSpaceDN/>
        <w:spacing w:before="100" w:beforeAutospacing="1" w:after="100" w:afterAutospacing="1"/>
        <w:jc w:val="center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noProof/>
          <w:color w:val="FF0000"/>
          <w:kern w:val="0"/>
          <w:sz w:val="24"/>
          <w14:ligatures w14:val="none"/>
        </w:rPr>
        <w:drawing>
          <wp:inline distT="0" distB="0" distL="0" distR="0" wp14:anchorId="3DC92E1F" wp14:editId="69FB34A6">
            <wp:extent cx="4923608" cy="3200400"/>
            <wp:effectExtent l="0" t="0" r="4445" b="0"/>
            <wp:docPr id="953926106" name="그림 10" descr="스크린샷, 텍스트, 소프트웨어, 멀티미디어 소프트웨어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FA535A75-3710-4273-48C5-F25D2E3032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스크린샷, 텍스트, 소프트웨어, 멀티미디어 소프트웨어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FA535A75-3710-4273-48C5-F25D2E3032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 l="15921" t="6747"/>
                    <a:stretch/>
                  </pic:blipFill>
                  <pic:spPr>
                    <a:xfrm>
                      <a:off x="0" y="0"/>
                      <a:ext cx="4929249" cy="32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2D28" w14:textId="613DA9F7" w:rsidR="0094492B" w:rsidRPr="002F79F5" w:rsidRDefault="00FF06B3" w:rsidP="00FF06B3">
      <w:pPr>
        <w:pStyle w:val="af2"/>
        <w:jc w:val="center"/>
        <w:rPr>
          <w:rFonts w:asciiTheme="minorEastAsia" w:hAnsiTheme="minorEastAsia" w:cs="Times New Roman"/>
          <w:b w:val="0"/>
          <w:bCs w:val="0"/>
          <w:color w:val="FF0000"/>
          <w:kern w:val="0"/>
          <w:sz w:val="24"/>
          <w:szCs w:val="24"/>
          <w14:ligatures w14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1A0610">
        <w:rPr>
          <w:rFonts w:hint="eastAsia"/>
        </w:rPr>
        <w:t>7</w:t>
      </w:r>
      <w:r>
        <w:rPr>
          <w:rFonts w:hint="eastAsia"/>
        </w:rPr>
        <w:t xml:space="preserve">. </w:t>
      </w:r>
      <w:r>
        <w:rPr>
          <w:rFonts w:hint="eastAsia"/>
        </w:rPr>
        <w:t>고급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2994C335" w14:textId="00553899" w:rsidR="00741EB0" w:rsidRPr="002F79F5" w:rsidRDefault="00AB4F41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>Advanced 섹션에서는 다음과 같은 추가 옵션을 설정할 수 있습니다:</w:t>
      </w:r>
    </w:p>
    <w:p w14:paraId="3CBFBC0B" w14:textId="3B6F51E7" w:rsidR="00AB4F41" w:rsidRPr="00FF06B3" w:rsidRDefault="00AB4F41" w:rsidP="00AB4F41">
      <w:pPr>
        <w:pStyle w:val="a6"/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시작 명령어(Start Command)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>: 컨테이너 이미지의 기본 시작 명령어</w:t>
      </w:r>
      <w:r w:rsidR="00465451">
        <w:rPr>
          <w:rFonts w:asciiTheme="minorEastAsia" w:hAnsiTheme="minorEastAsia" w:cs="굴림" w:hint="eastAsia"/>
          <w:kern w:val="0"/>
          <w:szCs w:val="22"/>
          <w14:ligatures w14:val="none"/>
        </w:rPr>
        <w:t>를 재정의</w:t>
      </w:r>
    </w:p>
    <w:p w14:paraId="229DD80D" w14:textId="7ADE6B4C" w:rsidR="00AB4F41" w:rsidRPr="00FF06B3" w:rsidRDefault="00AB4F41" w:rsidP="00AB4F41">
      <w:pPr>
        <w:pStyle w:val="a6"/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포트(Port)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: </w:t>
      </w:r>
      <w:r w:rsidR="00465451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컨테이너에서 </w:t>
      </w:r>
      <w:r w:rsidR="005E7523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기본 </w:t>
      </w:r>
      <w:r w:rsidR="00465451">
        <w:rPr>
          <w:rFonts w:asciiTheme="minorEastAsia" w:hAnsiTheme="minorEastAsia" w:cs="굴림" w:hint="eastAsia"/>
          <w:kern w:val="0"/>
          <w:szCs w:val="22"/>
          <w14:ligatures w14:val="none"/>
        </w:rPr>
        <w:t>노출할 포트</w:t>
      </w:r>
      <w:r w:rsidR="005E7523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재정의</w:t>
      </w:r>
    </w:p>
    <w:p w14:paraId="1C762D56" w14:textId="12B1B28A" w:rsidR="00AB4F41" w:rsidRPr="00FF06B3" w:rsidRDefault="00AB4F41" w:rsidP="00AB4F41">
      <w:pPr>
        <w:pStyle w:val="a6"/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헬스 체크 URL(Health Check URL)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: 컨테이너의 상태를 확인할 </w:t>
      </w:r>
      <w:r w:rsidR="00465451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헬스 체크 </w:t>
      </w:r>
      <w:r w:rsidR="00FF3F60">
        <w:rPr>
          <w:rFonts w:asciiTheme="minorEastAsia" w:hAnsiTheme="minorEastAsia" w:cs="굴림" w:hint="eastAsia"/>
          <w:kern w:val="0"/>
          <w:szCs w:val="22"/>
          <w14:ligatures w14:val="none"/>
        </w:rPr>
        <w:t>URL</w:t>
      </w:r>
      <w:r w:rsidR="005E7523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지정</w:t>
      </w:r>
      <w:r w:rsidR="00465451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. </w:t>
      </w:r>
      <w:r w:rsidR="00465451" w:rsidRPr="00465451">
        <w:rPr>
          <w:rFonts w:asciiTheme="minorEastAsia" w:hAnsiTheme="minorEastAsia" w:cs="굴림"/>
          <w:kern w:val="0"/>
          <w:szCs w:val="22"/>
          <w14:ligatures w14:val="none"/>
        </w:rPr>
        <w:t>(</w:t>
      </w:r>
      <w:r w:rsidR="00465451">
        <w:rPr>
          <w:rFonts w:asciiTheme="minorEastAsia" w:hAnsiTheme="minorEastAsia" w:cs="굴림" w:hint="eastAsia"/>
          <w:kern w:val="0"/>
          <w:szCs w:val="22"/>
          <w14:ligatures w14:val="none"/>
        </w:rPr>
        <w:t>예:</w:t>
      </w:r>
      <w:r w:rsidR="00465451" w:rsidRPr="00465451">
        <w:rPr>
          <w:rFonts w:asciiTheme="minorEastAsia" w:hAnsiTheme="minorEastAsia" w:cs="굴림"/>
          <w:kern w:val="0"/>
          <w:szCs w:val="22"/>
          <w14:ligatures w14:val="none"/>
        </w:rPr>
        <w:t> /</w:t>
      </w:r>
      <w:proofErr w:type="spellStart"/>
      <w:r w:rsidR="00465451" w:rsidRPr="00465451">
        <w:rPr>
          <w:rFonts w:asciiTheme="minorEastAsia" w:hAnsiTheme="minorEastAsia" w:cs="굴림"/>
          <w:kern w:val="0"/>
          <w:szCs w:val="22"/>
          <w14:ligatures w14:val="none"/>
        </w:rPr>
        <w:t>api</w:t>
      </w:r>
      <w:proofErr w:type="spellEnd"/>
      <w:r w:rsidR="00465451" w:rsidRPr="00465451">
        <w:rPr>
          <w:rFonts w:asciiTheme="minorEastAsia" w:hAnsiTheme="minorEastAsia" w:cs="굴림"/>
          <w:kern w:val="0"/>
          <w:szCs w:val="22"/>
          <w14:ligatures w14:val="none"/>
        </w:rPr>
        <w:t>/health).</w:t>
      </w:r>
    </w:p>
    <w:p w14:paraId="7CB60212" w14:textId="49EAA8E6" w:rsidR="00AB4F41" w:rsidRPr="00FF06B3" w:rsidRDefault="00AB4F41" w:rsidP="00AB4F41">
      <w:pPr>
        <w:pStyle w:val="a6"/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b/>
          <w:bCs/>
          <w:kern w:val="0"/>
          <w:szCs w:val="22"/>
          <w14:ligatures w14:val="none"/>
        </w:rPr>
        <w:t>환경 변수(Environment Variables)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>: 애플리케이션</w:t>
      </w:r>
      <w:r w:rsidR="005E7523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실행에 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>필요한 key-value</w:t>
      </w:r>
      <w:r w:rsidR="00FB2E8F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형태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 설정 (예: DB 인증 정보, API 키 등)</w:t>
      </w:r>
    </w:p>
    <w:p w14:paraId="37413973" w14:textId="77777777" w:rsidR="00AB4F41" w:rsidRPr="002F79F5" w:rsidRDefault="00AB4F41" w:rsidP="00AB4F41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03EAC021" w14:textId="4D64D9EE" w:rsidR="00FF06B3" w:rsidRPr="00FF06B3" w:rsidRDefault="00FF06B3" w:rsidP="00FF06B3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[</w:t>
      </w:r>
      <w:r w:rsidR="00AB4F4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배포</w:t>
      </w:r>
      <w:r w:rsidR="00AB4F41" w:rsidRPr="002F79F5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 xml:space="preserve"> </w:t>
      </w:r>
      <w:r w:rsidR="00AB4F4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완료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</w:p>
    <w:p w14:paraId="51BBCDBA" w14:textId="77777777" w:rsidR="00FF06B3" w:rsidRDefault="00FF06B3" w:rsidP="00FF06B3">
      <w:pPr>
        <w:pStyle w:val="af2"/>
        <w:jc w:val="center"/>
      </w:pPr>
      <w:r w:rsidRPr="002F79F5">
        <w:rPr>
          <w:rFonts w:asciiTheme="minorEastAsia" w:hAnsiTheme="minorEastAsia" w:cs="Times New Roman"/>
          <w:b w:val="0"/>
          <w:bCs w:val="0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4CA3C40" wp14:editId="3D765930">
            <wp:extent cx="5588000" cy="2032000"/>
            <wp:effectExtent l="0" t="0" r="0" b="0"/>
            <wp:docPr id="570786229" name="그림 2" descr="텍스트, 소프트웨어, 멀티미디어 소프트웨어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63130" name="그림 2" descr="텍스트, 소프트웨어, 멀티미디어 소프트웨어, 스크린샷이(가) 표시된 사진&#10;&#10;AI 생성 콘텐츠는 정확하지 않을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BC8" w14:textId="5AC0BB40" w:rsidR="00191BCA" w:rsidRPr="002F79F5" w:rsidRDefault="00FF06B3" w:rsidP="00FF06B3">
      <w:pPr>
        <w:pStyle w:val="af2"/>
        <w:jc w:val="center"/>
        <w:rPr>
          <w:rFonts w:asciiTheme="minorEastAsia" w:hAnsiTheme="minorEastAsia" w:cs="Times New Roman"/>
          <w:b w:val="0"/>
          <w:bCs w:val="0"/>
          <w:color w:val="000000"/>
          <w:kern w:val="0"/>
          <w:sz w:val="24"/>
          <w:szCs w:val="24"/>
          <w14:ligatures w14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1A0610">
        <w:rPr>
          <w:rFonts w:hint="eastAsia"/>
        </w:rPr>
        <w:t>8</w:t>
      </w:r>
      <w:r>
        <w:rPr>
          <w:rFonts w:hint="eastAsia"/>
        </w:rPr>
        <w:t xml:space="preserve">. </w:t>
      </w:r>
      <w:r>
        <w:rPr>
          <w:rFonts w:hint="eastAsia"/>
        </w:rPr>
        <w:t>배포된</w:t>
      </w:r>
      <w:r>
        <w:rPr>
          <w:rFonts w:hint="eastAsia"/>
        </w:rPr>
        <w:t xml:space="preserve"> </w:t>
      </w:r>
      <w:r>
        <w:t xml:space="preserve">Container </w:t>
      </w:r>
      <w:r>
        <w:rPr>
          <w:rFonts w:hint="eastAsia"/>
        </w:rPr>
        <w:t>정보</w:t>
      </w:r>
    </w:p>
    <w:p w14:paraId="70A5AF00" w14:textId="0E42606D" w:rsidR="00AB4F41" w:rsidRPr="002F79F5" w:rsidRDefault="00AB4F41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>컨테이너가 배포</w:t>
      </w:r>
      <w:r w:rsidR="00FB2E8F">
        <w:rPr>
          <w:rFonts w:asciiTheme="minorEastAsia" w:hAnsiTheme="minorEastAsia" w:hint="eastAsia"/>
        </w:rPr>
        <w:t xml:space="preserve"> </w:t>
      </w:r>
      <w:r w:rsidRPr="002F79F5">
        <w:rPr>
          <w:rFonts w:asciiTheme="minorEastAsia" w:hAnsiTheme="minorEastAsia"/>
        </w:rPr>
        <w:t xml:space="preserve">즉시 실행되며, </w:t>
      </w:r>
      <w:r w:rsidRPr="00FF06B3">
        <w:rPr>
          <w:rFonts w:asciiTheme="minorEastAsia" w:hAnsiTheme="minorEastAsia"/>
          <w:b/>
          <w:bCs/>
        </w:rPr>
        <w:t xml:space="preserve">API </w:t>
      </w:r>
      <w:proofErr w:type="spellStart"/>
      <w:r w:rsidRPr="00FF06B3">
        <w:rPr>
          <w:rFonts w:asciiTheme="minorEastAsia" w:hAnsiTheme="minorEastAsia"/>
          <w:b/>
          <w:bCs/>
        </w:rPr>
        <w:t>엔드포인트</w:t>
      </w:r>
      <w:proofErr w:type="spellEnd"/>
      <w:r w:rsidRPr="002F79F5">
        <w:rPr>
          <w:rFonts w:asciiTheme="minorEastAsia" w:hAnsiTheme="minorEastAsia"/>
        </w:rPr>
        <w:t xml:space="preserve"> 또는 </w:t>
      </w:r>
      <w:r w:rsidRPr="00FF06B3">
        <w:rPr>
          <w:rFonts w:asciiTheme="minorEastAsia" w:hAnsiTheme="minorEastAsia"/>
          <w:b/>
          <w:bCs/>
        </w:rPr>
        <w:t>서비스 URL</w:t>
      </w:r>
      <w:r w:rsidR="00FB2E8F">
        <w:rPr>
          <w:rFonts w:asciiTheme="minorEastAsia" w:hAnsiTheme="minorEastAsia" w:hint="eastAsia"/>
        </w:rPr>
        <w:t xml:space="preserve">이 </w:t>
      </w:r>
      <w:r w:rsidRPr="002F79F5">
        <w:rPr>
          <w:rFonts w:asciiTheme="minorEastAsia" w:hAnsiTheme="minorEastAsia"/>
        </w:rPr>
        <w:t>자동으로 제공됩니다.</w:t>
      </w:r>
    </w:p>
    <w:p w14:paraId="01909FA1" w14:textId="246928CB" w:rsidR="00AB4F41" w:rsidRPr="00FF06B3" w:rsidRDefault="00FB2E8F" w:rsidP="00AB4F41">
      <w:pPr>
        <w:pStyle w:val="a6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생성된 </w:t>
      </w:r>
      <w:r w:rsidR="00AB4F41" w:rsidRPr="00FF06B3">
        <w:rPr>
          <w:rFonts w:asciiTheme="minorEastAsia" w:hAnsiTheme="minorEastAsia" w:cs="굴림"/>
          <w:kern w:val="0"/>
          <w:szCs w:val="22"/>
          <w14:ligatures w14:val="none"/>
        </w:rPr>
        <w:t>컨테이너는 좌측 목록에 표시됩니다.</w:t>
      </w:r>
    </w:p>
    <w:p w14:paraId="24489578" w14:textId="7636C450" w:rsidR="00AB4F41" w:rsidRPr="00FF06B3" w:rsidRDefault="00FB2E8F" w:rsidP="00AB4F41">
      <w:pPr>
        <w:pStyle w:val="a6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목록에서 </w:t>
      </w:r>
      <w:r w:rsidR="00AB4F41" w:rsidRPr="00FF06B3">
        <w:rPr>
          <w:rFonts w:asciiTheme="minorEastAsia" w:hAnsiTheme="minorEastAsia" w:cs="굴림"/>
          <w:kern w:val="0"/>
          <w:szCs w:val="22"/>
          <w14:ligatures w14:val="none"/>
        </w:rPr>
        <w:t>항목을 선택하면 우측 패널에 상세 정보가 표시됩니다.</w:t>
      </w:r>
    </w:p>
    <w:p w14:paraId="0F9AD5FE" w14:textId="70613B62" w:rsidR="00AB4F41" w:rsidRPr="00FF06B3" w:rsidRDefault="00AB4F41" w:rsidP="00AB4F41">
      <w:pPr>
        <w:pStyle w:val="a6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FF06B3">
        <w:rPr>
          <w:rFonts w:asciiTheme="minorEastAsia" w:hAnsiTheme="minorEastAsia" w:cs="굴림"/>
          <w:kern w:val="0"/>
          <w:szCs w:val="22"/>
          <w14:ligatures w14:val="none"/>
        </w:rPr>
        <w:t xml:space="preserve">우측 패널에서 </w:t>
      </w:r>
      <w:r w:rsidR="00EA747A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컨테이너 </w:t>
      </w:r>
      <w:r w:rsidRPr="00FF06B3">
        <w:rPr>
          <w:rFonts w:asciiTheme="minorEastAsia" w:hAnsiTheme="minorEastAsia" w:cs="굴림"/>
          <w:kern w:val="0"/>
          <w:szCs w:val="22"/>
          <w14:ligatures w14:val="none"/>
        </w:rPr>
        <w:t>설정을 수정할 수 있습니다.</w:t>
      </w:r>
    </w:p>
    <w:p w14:paraId="4210357F" w14:textId="60E0FB7E" w:rsidR="00AB4F41" w:rsidRPr="00FF06B3" w:rsidRDefault="00EA747A" w:rsidP="00AB4F41">
      <w:pPr>
        <w:pStyle w:val="a6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>
        <w:rPr>
          <w:rFonts w:asciiTheme="minorEastAsia" w:hAnsiTheme="minorEastAsia" w:cs="굴림"/>
          <w:kern w:val="0"/>
          <w:szCs w:val="22"/>
          <w14:ligatures w14:val="none"/>
        </w:rPr>
        <w:t>“</w:t>
      </w:r>
      <w:r w:rsidR="00FB2E8F">
        <w:rPr>
          <w:rFonts w:asciiTheme="minorEastAsia" w:hAnsiTheme="minorEastAsia" w:cs="굴림" w:hint="eastAsia"/>
          <w:kern w:val="0"/>
          <w:szCs w:val="22"/>
          <w14:ligatures w14:val="none"/>
        </w:rPr>
        <w:t>대시보드(</w:t>
      </w:r>
      <w:r w:rsidR="00AB4F41" w:rsidRPr="00FF06B3">
        <w:rPr>
          <w:rFonts w:asciiTheme="minorEastAsia" w:hAnsiTheme="minorEastAsia" w:cs="굴림"/>
          <w:kern w:val="0"/>
          <w:szCs w:val="22"/>
          <w14:ligatures w14:val="none"/>
        </w:rPr>
        <w:t>Dashboard</w:t>
      </w:r>
      <w:r w:rsidR="00FB2E8F">
        <w:rPr>
          <w:rFonts w:asciiTheme="minorEastAsia" w:hAnsiTheme="minorEastAsia" w:cs="굴림" w:hint="eastAsia"/>
          <w:kern w:val="0"/>
          <w:szCs w:val="22"/>
          <w14:ligatures w14:val="none"/>
        </w:rPr>
        <w:t>)</w:t>
      </w:r>
      <w:r w:rsidR="00AB4F41" w:rsidRPr="00FF06B3">
        <w:rPr>
          <w:rFonts w:asciiTheme="minorEastAsia" w:hAnsiTheme="minorEastAsia" w:cs="굴림"/>
          <w:kern w:val="0"/>
          <w:szCs w:val="22"/>
          <w14:ligatures w14:val="none"/>
        </w:rPr>
        <w:t>" 버튼을 클릭하면, 컨테이너 상태 및 활동 로그를 확인할 수 있는 상세 관리 페이지로 이동합니다.</w:t>
      </w:r>
    </w:p>
    <w:p w14:paraId="06A10F4B" w14:textId="77777777" w:rsidR="00AB4F41" w:rsidRPr="002F79F5" w:rsidRDefault="00AB4F41" w:rsidP="00AB4F41">
      <w:pPr>
        <w:widowControl/>
        <w:wordWrap/>
        <w:autoSpaceDE/>
        <w:autoSpaceDN/>
        <w:spacing w:before="100" w:beforeAutospacing="1" w:after="100" w:afterAutospacing="1"/>
        <w:ind w:left="36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2CED5FC9" w14:textId="30FA76D1" w:rsidR="00741EB0" w:rsidRPr="002F79F5" w:rsidRDefault="00EA747A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5956D8" w:rsidRPr="002F79F5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 xml:space="preserve">API </w:t>
      </w:r>
      <w:r w:rsidR="005956D8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요청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</w:p>
    <w:p w14:paraId="600A22B6" w14:textId="23283637" w:rsidR="00EA747A" w:rsidRDefault="005956D8" w:rsidP="005956D8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5956D8">
        <w:rPr>
          <w:rFonts w:asciiTheme="minorEastAsia" w:hAnsiTheme="minorEastAsia" w:cs="굴림"/>
          <w:kern w:val="0"/>
          <w:szCs w:val="22"/>
          <w14:ligatures w14:val="none"/>
        </w:rPr>
        <w:t>컨테이너 상태가</w:t>
      </w:r>
      <w:r w:rsidR="00491FB0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</w:t>
      </w:r>
      <w:r w:rsidR="00491FB0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실행 </w:t>
      </w:r>
      <w:r w:rsidR="00015507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>중</w:t>
      </w:r>
      <w:r w:rsidR="00491FB0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>(</w:t>
      </w:r>
      <w:r w:rsidRPr="00015507">
        <w:rPr>
          <w:rFonts w:asciiTheme="minorEastAsia" w:hAnsiTheme="minorEastAsia" w:cs="굴림"/>
          <w:kern w:val="0"/>
          <w:szCs w:val="22"/>
          <w14:ligatures w14:val="none"/>
        </w:rPr>
        <w:t>RUNNING</w:t>
      </w:r>
      <w:r w:rsidR="00491FB0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>)</w:t>
      </w:r>
      <w:r w:rsidR="00015507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>일 때</w:t>
      </w:r>
      <w:r w:rsidRPr="00015507">
        <w:rPr>
          <w:rFonts w:asciiTheme="minorEastAsia" w:hAnsiTheme="minorEastAsia" w:cs="굴림"/>
          <w:kern w:val="0"/>
          <w:szCs w:val="22"/>
          <w14:ligatures w14:val="none"/>
        </w:rPr>
        <w:t xml:space="preserve">, 노출된 </w:t>
      </w:r>
      <w:proofErr w:type="spellStart"/>
      <w:r w:rsidRPr="00015507">
        <w:rPr>
          <w:rFonts w:asciiTheme="minorEastAsia" w:hAnsiTheme="minorEastAsia" w:cs="굴림"/>
          <w:kern w:val="0"/>
          <w:szCs w:val="22"/>
          <w14:ligatures w14:val="none"/>
        </w:rPr>
        <w:t>엔드포인트를</w:t>
      </w:r>
      <w:proofErr w:type="spellEnd"/>
      <w:r w:rsidRPr="005956D8">
        <w:rPr>
          <w:rFonts w:asciiTheme="minorEastAsia" w:hAnsiTheme="minorEastAsia" w:cs="굴림"/>
          <w:kern w:val="0"/>
          <w:szCs w:val="22"/>
          <w14:ligatures w14:val="none"/>
        </w:rPr>
        <w:t xml:space="preserve"> 통해 AI 추론 API에 접근할 수 있습니다.</w:t>
      </w:r>
      <w:r w:rsidR="00EA747A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</w:t>
      </w:r>
    </w:p>
    <w:p w14:paraId="76B5530A" w14:textId="1107E6D6" w:rsidR="005956D8" w:rsidRPr="00EA747A" w:rsidRDefault="005956D8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굴림"/>
          <w:kern w:val="0"/>
          <w:szCs w:val="22"/>
          <w14:ligatures w14:val="none"/>
        </w:rPr>
      </w:pPr>
      <w:r w:rsidRPr="00015507">
        <w:rPr>
          <w:rFonts w:asciiTheme="minorEastAsia" w:hAnsiTheme="minorEastAsia" w:cs="굴림"/>
          <w:kern w:val="0"/>
          <w:szCs w:val="22"/>
          <w14:ligatures w14:val="none"/>
        </w:rPr>
        <w:t>요청 시 호스트 주소</w:t>
      </w:r>
      <w:r w:rsidR="00015507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부분을</w:t>
      </w:r>
      <w:r w:rsidRPr="00015507">
        <w:rPr>
          <w:rFonts w:asciiTheme="minorEastAsia" w:hAnsiTheme="minorEastAsia" w:cs="굴림"/>
          <w:kern w:val="0"/>
          <w:szCs w:val="22"/>
          <w14:ligatures w14:val="none"/>
        </w:rPr>
        <w:t xml:space="preserve"> 해당 컨테이너의 </w:t>
      </w:r>
      <w:proofErr w:type="spellStart"/>
      <w:r w:rsidRPr="00015507">
        <w:rPr>
          <w:rFonts w:asciiTheme="minorEastAsia" w:hAnsiTheme="minorEastAsia" w:cs="굴림"/>
          <w:kern w:val="0"/>
          <w:szCs w:val="22"/>
          <w14:ligatures w14:val="none"/>
        </w:rPr>
        <w:t>엔드포인트</w:t>
      </w:r>
      <w:proofErr w:type="spellEnd"/>
      <w:r w:rsidRPr="00015507">
        <w:rPr>
          <w:rFonts w:asciiTheme="minorEastAsia" w:hAnsiTheme="minorEastAsia" w:cs="굴림"/>
          <w:kern w:val="0"/>
          <w:szCs w:val="22"/>
          <w14:ligatures w14:val="none"/>
        </w:rPr>
        <w:t xml:space="preserve"> URL로 교체</w:t>
      </w:r>
      <w:r w:rsidR="00491FB0" w:rsidRPr="00015507">
        <w:rPr>
          <w:rFonts w:asciiTheme="minorEastAsia" w:hAnsiTheme="minorEastAsia" w:cs="굴림" w:hint="eastAsia"/>
          <w:kern w:val="0"/>
          <w:szCs w:val="22"/>
          <w14:ligatures w14:val="none"/>
        </w:rPr>
        <w:t>해야</w:t>
      </w:r>
      <w:r w:rsidR="00491FB0">
        <w:rPr>
          <w:rFonts w:asciiTheme="minorEastAsia" w:hAnsiTheme="minorEastAsia" w:cs="굴림" w:hint="eastAsia"/>
          <w:kern w:val="0"/>
          <w:szCs w:val="22"/>
          <w14:ligatures w14:val="none"/>
        </w:rPr>
        <w:t xml:space="preserve"> </w:t>
      </w:r>
      <w:proofErr w:type="gramStart"/>
      <w:r w:rsidR="00491FB0">
        <w:rPr>
          <w:rFonts w:asciiTheme="minorEastAsia" w:hAnsiTheme="minorEastAsia" w:cs="굴림" w:hint="eastAsia"/>
          <w:kern w:val="0"/>
          <w:szCs w:val="22"/>
          <w14:ligatures w14:val="none"/>
        </w:rPr>
        <w:t>합니다.</w:t>
      </w:r>
      <w:r w:rsidRPr="005956D8">
        <w:rPr>
          <w:rFonts w:asciiTheme="minorEastAsia" w:hAnsiTheme="minorEastAsia" w:cs="굴림"/>
          <w:kern w:val="0"/>
          <w:szCs w:val="22"/>
          <w14:ligatures w14:val="none"/>
        </w:rPr>
        <w:t>.</w:t>
      </w:r>
      <w:proofErr w:type="gramEnd"/>
    </w:p>
    <w:p w14:paraId="3D0EDE49" w14:textId="79F81358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API </w:t>
      </w:r>
      <w:r w:rsidR="00491FB0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요청 예시</w:t>
      </w: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:</w:t>
      </w:r>
    </w:p>
    <w:p w14:paraId="7E725E5F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curl --request POST \</w:t>
      </w:r>
    </w:p>
    <w:p w14:paraId="049B6A23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--</w:t>
      </w:r>
      <w:proofErr w:type="spellStart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url</w:t>
      </w:r>
      <w:proofErr w:type="spellEnd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${ENDPOINT_</w:t>
      </w:r>
      <w:proofErr w:type="gramStart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URL}/</w:t>
      </w:r>
      <w:proofErr w:type="spellStart"/>
      <w:proofErr w:type="gramEnd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api</w:t>
      </w:r>
      <w:proofErr w:type="spellEnd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/v1/chat/completions \</w:t>
      </w:r>
    </w:p>
    <w:p w14:paraId="59436B59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--header "Accept: application/</w:t>
      </w:r>
      <w:proofErr w:type="spellStart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json</w:t>
      </w:r>
      <w:proofErr w:type="spellEnd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" \</w:t>
      </w:r>
    </w:p>
    <w:p w14:paraId="0A7A1CBD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--header "Authorization: Bearer ${YOUR_API_</w:t>
      </w:r>
      <w:proofErr w:type="gramStart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KEY}"</w:t>
      </w:r>
      <w:proofErr w:type="gramEnd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\</w:t>
      </w:r>
    </w:p>
    <w:p w14:paraId="09AD2540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--header "Content-Type: application/</w:t>
      </w:r>
      <w:proofErr w:type="spellStart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json</w:t>
      </w:r>
      <w:proofErr w:type="spellEnd"/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" \</w:t>
      </w:r>
    </w:p>
    <w:p w14:paraId="527AD0A1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--data '</w:t>
      </w:r>
    </w:p>
    <w:p w14:paraId="4CA29C29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{</w:t>
      </w:r>
    </w:p>
    <w:p w14:paraId="154DAB69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"messages": [</w:t>
      </w:r>
    </w:p>
    <w:p w14:paraId="5FB59ECE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{</w:t>
      </w:r>
    </w:p>
    <w:p w14:paraId="559A1F80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 "role": "system",</w:t>
      </w:r>
    </w:p>
    <w:p w14:paraId="14B7431A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 "content": "You are a helpful assistant."</w:t>
      </w:r>
    </w:p>
    <w:p w14:paraId="5595E881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},</w:t>
      </w:r>
    </w:p>
    <w:p w14:paraId="73056F35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{</w:t>
      </w:r>
    </w:p>
    <w:p w14:paraId="328835FF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 "role": "user",</w:t>
      </w:r>
    </w:p>
    <w:p w14:paraId="2E8C4723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  "content": "Write a haiku about recursion in programming."</w:t>
      </w:r>
    </w:p>
    <w:p w14:paraId="5691D8D7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  }</w:t>
      </w:r>
    </w:p>
    <w:p w14:paraId="343882C1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 xml:space="preserve">  ]</w:t>
      </w:r>
    </w:p>
    <w:p w14:paraId="76FCE700" w14:textId="77777777" w:rsidR="00741EB0" w:rsidRPr="002F79F5" w:rsidRDefault="00741EB0" w:rsidP="00741E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</w:pPr>
      <w:r w:rsidRPr="002F79F5">
        <w:rPr>
          <w:rFonts w:asciiTheme="minorEastAsia" w:hAnsiTheme="minorEastAsia" w:cs="Courier New"/>
          <w:color w:val="000000"/>
          <w:kern w:val="0"/>
          <w:sz w:val="20"/>
          <w:szCs w:val="20"/>
          <w14:ligatures w14:val="none"/>
        </w:rPr>
        <w:t>}'</w:t>
      </w:r>
    </w:p>
    <w:p w14:paraId="4FB9F227" w14:textId="77777777" w:rsidR="00EA747A" w:rsidRDefault="00EA747A" w:rsidP="00EA747A">
      <w:pPr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35134499" w14:textId="426CA6B9" w:rsidR="00EA747A" w:rsidRDefault="00000000" w:rsidP="00EA747A">
      <w:pPr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/>
          <w:noProof/>
          <w:kern w:val="0"/>
          <w:sz w:val="24"/>
        </w:rPr>
        <w:pict w14:anchorId="4BB256DD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8650B1E" w14:textId="77777777" w:rsidR="00EA747A" w:rsidRDefault="00EA747A" w:rsidP="00EA747A">
      <w:pPr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75B94400" w14:textId="7D830054" w:rsidR="00EA747A" w:rsidRPr="00FF06B3" w:rsidRDefault="00EA747A" w:rsidP="00EA747A">
      <w:pPr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Air Container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는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proofErr w:type="spellStart"/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컨테이너</w:t>
      </w:r>
      <w:r w:rsidR="00491FB0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화된</w:t>
      </w:r>
      <w:proofErr w:type="spellEnd"/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AI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서비스를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빠르고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효율적으로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배포할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수</w:t>
      </w:r>
      <w:r w:rsidR="00491FB0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 xml:space="preserve"> 있도록 합니다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. </w:t>
      </w:r>
      <w:r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이용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방법은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다음과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 xml:space="preserve"> </w:t>
      </w:r>
      <w:r w:rsidRPr="00FF06B3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같습니다</w:t>
      </w:r>
      <w:r w:rsidRPr="00FF06B3">
        <w:rPr>
          <w:rFonts w:asciiTheme="minorEastAsia" w:hAnsiTheme="minorEastAsia" w:cs="Times New Roman" w:hint="eastAsia"/>
          <w:color w:val="000000"/>
          <w:kern w:val="0"/>
          <w:szCs w:val="22"/>
          <w14:ligatures w14:val="none"/>
        </w:rPr>
        <w:t>:</w:t>
      </w:r>
    </w:p>
    <w:p w14:paraId="66C6DA80" w14:textId="77777777" w:rsidR="00EA747A" w:rsidRPr="00EA747A" w:rsidRDefault="00EA747A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10E8DAD5" w14:textId="4373DCEE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</w:rPr>
        <w:drawing>
          <wp:inline distT="0" distB="0" distL="0" distR="0" wp14:anchorId="4EEF63C9" wp14:editId="4DCAF16C">
            <wp:extent cx="5054600" cy="1263930"/>
            <wp:effectExtent l="0" t="0" r="0" b="6350"/>
            <wp:docPr id="1591520501" name="그림 3" descr="스크린샷, 멀티미디어 소프트웨어, 그래픽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0501" name="그림 3" descr="스크린샷, 멀티미디어 소프트웨어, 그래픽 소프트웨어, 소프트웨어이(가) 표시된 사진&#10;&#10;AI 생성 콘텐츠는 정확하지 않을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152" cy="12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9EF" w14:textId="5FEA7627" w:rsidR="00741EB0" w:rsidRPr="002F79F5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프로젝트 선택</w:t>
      </w:r>
      <w:r w:rsidR="00741EB0"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 xml:space="preserve">: </w:t>
      </w:r>
      <w:r w:rsidRPr="002F79F5">
        <w:rPr>
          <w:rFonts w:asciiTheme="minorEastAsia" w:hAnsiTheme="minorEastAsia"/>
        </w:rPr>
        <w:t>프로젝트 대시보드</w:t>
      </w:r>
      <w:r w:rsidR="00491FB0">
        <w:rPr>
          <w:rFonts w:asciiTheme="minorEastAsia" w:hAnsiTheme="minorEastAsia" w:hint="eastAsia"/>
        </w:rPr>
        <w:t>(Project Dashboard)</w:t>
      </w:r>
      <w:r w:rsidRPr="002F79F5">
        <w:rPr>
          <w:rFonts w:asciiTheme="minorEastAsia" w:hAnsiTheme="minorEastAsia"/>
        </w:rPr>
        <w:t>로 이동</w:t>
      </w:r>
      <w:r w:rsidR="00491FB0">
        <w:rPr>
          <w:rFonts w:asciiTheme="minorEastAsia" w:hAnsiTheme="minorEastAsia" w:hint="eastAsia"/>
        </w:rPr>
        <w:t>한 뒤,</w:t>
      </w:r>
      <w:r w:rsidRPr="002F79F5">
        <w:rPr>
          <w:rFonts w:asciiTheme="minorEastAsia" w:hAnsiTheme="minorEastAsia"/>
        </w:rPr>
        <w:t xml:space="preserve"> </w:t>
      </w:r>
      <w:r w:rsidR="00491FB0">
        <w:rPr>
          <w:rFonts w:asciiTheme="minorEastAsia" w:hAnsiTheme="minorEastAsia" w:hint="eastAsia"/>
        </w:rPr>
        <w:t>초기설정 과정</w:t>
      </w:r>
      <w:r w:rsidRPr="002F79F5">
        <w:rPr>
          <w:rFonts w:asciiTheme="minorEastAsia" w:hAnsiTheme="minorEastAsia"/>
        </w:rPr>
        <w:t xml:space="preserve"> 중에 생성한 조직과 프로젝트를 선택합니다.</w:t>
      </w:r>
    </w:p>
    <w:p w14:paraId="78F69A94" w14:textId="560ACE20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</w:rPr>
        <w:lastRenderedPageBreak/>
        <w:drawing>
          <wp:inline distT="0" distB="0" distL="0" distR="0" wp14:anchorId="77928C78" wp14:editId="20C4821E">
            <wp:extent cx="5067300" cy="2740810"/>
            <wp:effectExtent l="0" t="0" r="0" b="2540"/>
            <wp:docPr id="494110418" name="그림 5" descr="스크린샷, 멀티미디어 소프트웨어, 소프트웨어, 그래픽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10418" name="그림 5" descr="스크린샷, 멀티미디어 소프트웨어, 소프트웨어, 그래픽 소프트웨어이(가) 표시된 사진&#10;&#10;AI 생성 콘텐츠는 정확하지 않을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62" cy="27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67B6" w14:textId="1D79DBC3" w:rsidR="00741EB0" w:rsidRPr="00EA747A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이용 서비스 선택</w:t>
      </w:r>
      <w:r w:rsidR="00741EB0"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 xml:space="preserve">: </w:t>
      </w:r>
      <w:r w:rsidRPr="002F79F5">
        <w:rPr>
          <w:rFonts w:asciiTheme="minorEastAsia" w:hAnsiTheme="minorEastAsia"/>
        </w:rPr>
        <w:t>"컨테이</w:t>
      </w:r>
      <w:r w:rsidRPr="002F79F5">
        <w:rPr>
          <w:rFonts w:asciiTheme="minorEastAsia" w:hAnsiTheme="minorEastAsia" w:hint="eastAsia"/>
        </w:rPr>
        <w:t>너(</w:t>
      </w:r>
      <w:r w:rsidRPr="002F79F5">
        <w:rPr>
          <w:rFonts w:asciiTheme="minorEastAsia" w:hAnsiTheme="minorEastAsia"/>
        </w:rPr>
        <w:t>Container</w:t>
      </w:r>
      <w:r w:rsidRPr="002F79F5">
        <w:rPr>
          <w:rFonts w:asciiTheme="minorEastAsia" w:hAnsiTheme="minorEastAsia" w:hint="eastAsia"/>
        </w:rPr>
        <w:t>) 서비스</w:t>
      </w:r>
      <w:r w:rsidRPr="002F79F5">
        <w:rPr>
          <w:rFonts w:asciiTheme="minorEastAsia" w:hAnsiTheme="minorEastAsia"/>
        </w:rPr>
        <w:t>를 선택합니다.</w:t>
      </w:r>
    </w:p>
    <w:p w14:paraId="26B8E138" w14:textId="77777777" w:rsidR="00EA747A" w:rsidRPr="002F79F5" w:rsidRDefault="00EA747A" w:rsidP="00EA747A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7DF98725" w14:textId="6971053C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  <w14:ligatures w14:val="none"/>
        </w:rPr>
        <w:drawing>
          <wp:inline distT="0" distB="0" distL="0" distR="0" wp14:anchorId="2FE2B706" wp14:editId="4F38D471">
            <wp:extent cx="5067300" cy="1470337"/>
            <wp:effectExtent l="0" t="0" r="0" b="3175"/>
            <wp:docPr id="4" name="그림 3" descr="멀티미디어 소프트웨어, 스크린샷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B6A4D009-5D93-8E9A-CD6F-8FEC5FF774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멀티미디어 소프트웨어, 스크린샷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B6A4D009-5D93-8E9A-CD6F-8FEC5FF774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065" cy="14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B4EB" w14:textId="49FEC02B" w:rsidR="00741EB0" w:rsidRPr="002F79F5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기본 설정</w:t>
      </w:r>
      <w:r w:rsidR="00741EB0"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 xml:space="preserve">: </w:t>
      </w:r>
      <w:r w:rsidRPr="002F79F5">
        <w:rPr>
          <w:rFonts w:asciiTheme="minorEastAsia" w:hAnsiTheme="minorEastAsia"/>
        </w:rPr>
        <w:t xml:space="preserve">컨테이너 이름을 입력하고, 클라우드 유형(Air </w:t>
      </w:r>
      <w:proofErr w:type="gramStart"/>
      <w:r w:rsidRPr="002F79F5">
        <w:rPr>
          <w:rFonts w:asciiTheme="minorEastAsia" w:hAnsiTheme="minorEastAsia"/>
        </w:rPr>
        <w:t xml:space="preserve">Cloud </w:t>
      </w:r>
      <w:r w:rsidRPr="002F79F5">
        <w:rPr>
          <w:rFonts w:asciiTheme="minorEastAsia" w:hAnsiTheme="minorEastAsia" w:hint="eastAsia"/>
        </w:rPr>
        <w:t>/</w:t>
      </w:r>
      <w:proofErr w:type="gramEnd"/>
      <w:r w:rsidRPr="002F79F5">
        <w:rPr>
          <w:rFonts w:asciiTheme="minorEastAsia" w:hAnsiTheme="minorEastAsia" w:hint="eastAsia"/>
        </w:rPr>
        <w:t xml:space="preserve"> </w:t>
      </w:r>
      <w:r w:rsidRPr="002F79F5">
        <w:rPr>
          <w:rFonts w:asciiTheme="minorEastAsia" w:hAnsiTheme="minorEastAsia"/>
        </w:rPr>
        <w:t xml:space="preserve">Air Cloud+)을 선택한 뒤, </w:t>
      </w:r>
      <w:r w:rsidRPr="002F79F5">
        <w:rPr>
          <w:rFonts w:asciiTheme="minorEastAsia" w:hAnsiTheme="minorEastAsia" w:hint="eastAsia"/>
        </w:rPr>
        <w:t>복제(</w:t>
      </w:r>
      <w:r w:rsidRPr="002F79F5">
        <w:rPr>
          <w:rFonts w:asciiTheme="minorEastAsia" w:hAnsiTheme="minorEastAsia"/>
        </w:rPr>
        <w:t>Replica) 수를 지정합니다.</w:t>
      </w:r>
    </w:p>
    <w:p w14:paraId="2DEF3B04" w14:textId="6646A647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  <w14:ligatures w14:val="none"/>
        </w:rPr>
        <w:lastRenderedPageBreak/>
        <w:drawing>
          <wp:inline distT="0" distB="0" distL="0" distR="0" wp14:anchorId="3F65DC6B" wp14:editId="2A09F449">
            <wp:extent cx="5135362" cy="2921000"/>
            <wp:effectExtent l="0" t="0" r="0" b="0"/>
            <wp:docPr id="1037363347" name="그림 1" descr="스크린샷, 텍스트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AAF80C64-F319-CDA4-8EC8-2F06D4C71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3347" name="그림 1" descr="스크린샷, 텍스트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AAF80C64-F319-CDA4-8EC8-2F06D4C71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9271" cy="29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6255" w14:textId="2DF36C6D" w:rsidR="00741EB0" w:rsidRPr="00EA747A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컨테이너 이미지 설정</w:t>
      </w:r>
      <w:r w:rsidR="00741EB0"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 xml:space="preserve">: </w:t>
      </w:r>
      <w:r w:rsidRPr="002F79F5">
        <w:rPr>
          <w:rFonts w:asciiTheme="minorEastAsia" w:hAnsiTheme="minorEastAsia"/>
        </w:rPr>
        <w:t>이미지 경로(Docker Hub, AWS ECR 등), 인증 정보, 레지스트리 설정을 입력합니다.</w:t>
      </w:r>
    </w:p>
    <w:p w14:paraId="604E0100" w14:textId="77777777" w:rsidR="00EA747A" w:rsidRPr="002F79F5" w:rsidRDefault="00EA747A" w:rsidP="00EA747A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02A0F989" w14:textId="215A3B9D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  <w14:ligatures w14:val="none"/>
        </w:rPr>
        <w:drawing>
          <wp:inline distT="0" distB="0" distL="0" distR="0" wp14:anchorId="1DADB4AD" wp14:editId="1BD69E39">
            <wp:extent cx="5124680" cy="4241800"/>
            <wp:effectExtent l="0" t="0" r="6350" b="0"/>
            <wp:docPr id="3" name="그림 2" descr="텍스트, 스크린샷, 소프트웨어, 멀티미디어 소프트웨어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0505A6C6-0037-FD89-20B4-36FD248B4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소프트웨어, 멀티미디어 소프트웨어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0505A6C6-0037-FD89-20B4-36FD248B4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rcRect l="16079" t="5463"/>
                    <a:stretch/>
                  </pic:blipFill>
                  <pic:spPr>
                    <a:xfrm>
                      <a:off x="0" y="0"/>
                      <a:ext cx="5131441" cy="42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0AE1" w14:textId="14E99AB2" w:rsidR="00741EB0" w:rsidRPr="002F79F5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lastRenderedPageBreak/>
        <w:t>리소스 설정</w:t>
      </w:r>
      <w:r w:rsidR="00741EB0"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:</w:t>
      </w:r>
    </w:p>
    <w:p w14:paraId="740A0FF0" w14:textId="04927AA9" w:rsidR="005956D8" w:rsidRPr="002F79F5" w:rsidRDefault="005956D8" w:rsidP="005956D8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일반 모드(General Mode)</w:t>
      </w:r>
      <w:r w:rsidRPr="002F79F5">
        <w:rPr>
          <w:rFonts w:asciiTheme="minorEastAsia" w:hAnsiTheme="minorEastAsia"/>
        </w:rPr>
        <w:t>: 인스턴스 유형을 선택합니다 (예: RTX 4070, 4090).</w:t>
      </w:r>
    </w:p>
    <w:p w14:paraId="107BC290" w14:textId="36571CB6" w:rsidR="00741EB0" w:rsidRPr="00EA747A" w:rsidRDefault="005956D8" w:rsidP="005956D8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proofErr w:type="spellStart"/>
      <w:r w:rsidRPr="002F79F5">
        <w:rPr>
          <w:rStyle w:val="ab"/>
          <w:rFonts w:asciiTheme="minorEastAsia" w:hAnsiTheme="minorEastAsia"/>
        </w:rPr>
        <w:t>오토스케일</w:t>
      </w:r>
      <w:proofErr w:type="spellEnd"/>
      <w:r w:rsidRPr="002F79F5">
        <w:rPr>
          <w:rStyle w:val="ab"/>
          <w:rFonts w:asciiTheme="minorEastAsia" w:hAnsiTheme="minorEastAsia"/>
        </w:rPr>
        <w:t xml:space="preserve"> 모드(Autoscaling Mode)</w:t>
      </w:r>
      <w:r w:rsidRPr="002F79F5">
        <w:rPr>
          <w:rFonts w:asciiTheme="minorEastAsia" w:hAnsiTheme="minorEastAsia"/>
        </w:rPr>
        <w:t xml:space="preserve">: 최소 및 최대 복제 수를 설정합니다 (1~30개). </w:t>
      </w:r>
      <w:r w:rsidRPr="002F79F5">
        <w:rPr>
          <w:rFonts w:asciiTheme="minorEastAsia" w:hAnsiTheme="minorEastAsia" w:hint="eastAsia"/>
        </w:rPr>
        <w:t xml:space="preserve">그 이상의 </w:t>
      </w:r>
      <w:r w:rsidRPr="002F79F5">
        <w:rPr>
          <w:rFonts w:asciiTheme="minorEastAsia" w:hAnsiTheme="minorEastAsia"/>
        </w:rPr>
        <w:t>높은 수치를 설정할 경우</w:t>
      </w:r>
      <w:r w:rsidRPr="002F79F5">
        <w:rPr>
          <w:rFonts w:asciiTheme="minorEastAsia" w:hAnsiTheme="minorEastAsia" w:hint="eastAsia"/>
        </w:rPr>
        <w:t xml:space="preserve"> </w:t>
      </w:r>
      <w:r w:rsidR="00015507">
        <w:rPr>
          <w:rFonts w:asciiTheme="minorEastAsia" w:hAnsiTheme="minorEastAsia" w:hint="eastAsia"/>
        </w:rPr>
        <w:t>관리자</w:t>
      </w:r>
      <w:r w:rsidRPr="002F79F5">
        <w:rPr>
          <w:rFonts w:asciiTheme="minorEastAsia" w:hAnsiTheme="minorEastAsia"/>
        </w:rPr>
        <w:t xml:space="preserve"> 승인이 </w:t>
      </w:r>
      <w:r w:rsidR="00015507">
        <w:rPr>
          <w:rFonts w:asciiTheme="minorEastAsia" w:hAnsiTheme="minorEastAsia" w:hint="eastAsia"/>
        </w:rPr>
        <w:t xml:space="preserve">추가적으로 </w:t>
      </w:r>
      <w:r w:rsidRPr="002F79F5">
        <w:rPr>
          <w:rFonts w:asciiTheme="minorEastAsia" w:hAnsiTheme="minorEastAsia"/>
        </w:rPr>
        <w:t>필요합니다.</w:t>
      </w:r>
      <w:r w:rsidR="00015507">
        <w:rPr>
          <w:rFonts w:asciiTheme="minorEastAsia" w:hAnsiTheme="minorEastAsia" w:hint="eastAsia"/>
        </w:rPr>
        <w:t xml:space="preserve"> 필요시 </w:t>
      </w:r>
      <w:hyperlink r:id="rId25" w:history="1">
        <w:r w:rsidR="00015507" w:rsidRPr="004040DB">
          <w:rPr>
            <w:rStyle w:val="ad"/>
            <w:rFonts w:asciiTheme="minorEastAsia" w:hAnsiTheme="minorEastAsia" w:cs="맑은 고딕" w:hint="eastAsia"/>
            <w:kern w:val="0"/>
            <w:szCs w:val="22"/>
            <w14:ligatures w14:val="none"/>
          </w:rPr>
          <w:t>contact@aieev.com</w:t>
        </w:r>
      </w:hyperlink>
      <w:r w:rsidR="00015507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로 문의해주세요.</w:t>
      </w:r>
      <w:r w:rsidR="00015507">
        <w:rPr>
          <w:rFonts w:asciiTheme="minorEastAsia" w:hAnsiTheme="minorEastAsia"/>
        </w:rPr>
        <w:br/>
      </w:r>
    </w:p>
    <w:p w14:paraId="65C05119" w14:textId="77777777" w:rsidR="00EA747A" w:rsidRPr="002F79F5" w:rsidRDefault="00EA747A" w:rsidP="00EA747A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</w:p>
    <w:p w14:paraId="0069545C" w14:textId="3E0F5ED2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  <w14:ligatures w14:val="none"/>
        </w:rPr>
        <w:drawing>
          <wp:inline distT="0" distB="0" distL="0" distR="0" wp14:anchorId="6EB57CEC" wp14:editId="7CC98066">
            <wp:extent cx="5040837" cy="3276600"/>
            <wp:effectExtent l="0" t="0" r="1270" b="0"/>
            <wp:docPr id="687741860" name="그림 10" descr="스크린샷, 텍스트, 소프트웨어, 멀티미디어 소프트웨어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FA535A75-3710-4273-48C5-F25D2E3032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스크린샷, 텍스트, 소프트웨어, 멀티미디어 소프트웨어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FA535A75-3710-4273-48C5-F25D2E3032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 l="15921" t="6747"/>
                    <a:stretch/>
                  </pic:blipFill>
                  <pic:spPr>
                    <a:xfrm>
                      <a:off x="0" y="0"/>
                      <a:ext cx="5048487" cy="32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B8CB" w14:textId="710CDF8E" w:rsidR="00741EB0" w:rsidRPr="002F79F5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고급 설정</w:t>
      </w:r>
      <w:r w:rsidRPr="002F79F5"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  <w:t xml:space="preserve">: </w:t>
      </w:r>
      <w:r w:rsidRPr="002F79F5">
        <w:rPr>
          <w:rFonts w:asciiTheme="minorEastAsia" w:hAnsiTheme="minorEastAsia"/>
        </w:rPr>
        <w:t xml:space="preserve">모델 시작 명령어, 포트, 헬스 체크 </w:t>
      </w:r>
      <w:r w:rsidR="00015507">
        <w:rPr>
          <w:rFonts w:asciiTheme="minorEastAsia" w:hAnsiTheme="minorEastAsia" w:hint="eastAsia"/>
        </w:rPr>
        <w:t>URL</w:t>
      </w:r>
      <w:r w:rsidRPr="002F79F5">
        <w:rPr>
          <w:rFonts w:asciiTheme="minorEastAsia" w:hAnsiTheme="minorEastAsia"/>
        </w:rPr>
        <w:t>, 환경 변수를 설정합니다.</w:t>
      </w:r>
    </w:p>
    <w:p w14:paraId="77C8B012" w14:textId="4C552CE0" w:rsidR="002336BB" w:rsidRPr="002F79F5" w:rsidRDefault="002336BB" w:rsidP="002336BB">
      <w:pPr>
        <w:widowControl/>
        <w:wordWrap/>
        <w:autoSpaceDE/>
        <w:autoSpaceDN/>
        <w:spacing w:before="100" w:beforeAutospacing="1" w:after="100" w:afterAutospacing="1"/>
        <w:ind w:left="720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Times New Roman"/>
          <w:noProof/>
          <w:color w:val="000000"/>
          <w:kern w:val="0"/>
          <w:sz w:val="24"/>
        </w:rPr>
        <w:lastRenderedPageBreak/>
        <w:drawing>
          <wp:inline distT="0" distB="0" distL="0" distR="0" wp14:anchorId="7AA760FE" wp14:editId="2B893E8F">
            <wp:extent cx="4851400" cy="4149973"/>
            <wp:effectExtent l="0" t="0" r="0" b="3175"/>
            <wp:docPr id="939706350" name="그림 6" descr="스크린샷, 텍스트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6350" name="그림 6" descr="스크린샷, 텍스트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269" cy="41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4394" w14:textId="7688EEF1" w:rsidR="00741EB0" w:rsidRPr="002F79F5" w:rsidRDefault="005956D8" w:rsidP="00741EB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검토 및 배포</w:t>
      </w:r>
      <w:r w:rsidR="00741EB0" w:rsidRPr="002F79F5"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  <w:t>:</w:t>
      </w:r>
      <w:r w:rsidRPr="002F79F5">
        <w:rPr>
          <w:rFonts w:asciiTheme="minorEastAsia" w:hAnsiTheme="minorEastAsia" w:hint="eastAsia"/>
        </w:rPr>
        <w:t xml:space="preserve"> 사용자 설정 내용을</w:t>
      </w:r>
      <w:r w:rsidRPr="002F79F5">
        <w:rPr>
          <w:rFonts w:asciiTheme="minorEastAsia" w:hAnsiTheme="minorEastAsia"/>
        </w:rPr>
        <w:t xml:space="preserve"> </w:t>
      </w:r>
      <w:r w:rsidRPr="002F79F5">
        <w:rPr>
          <w:rFonts w:asciiTheme="minorEastAsia" w:hAnsiTheme="minorEastAsia" w:hint="eastAsia"/>
        </w:rPr>
        <w:t xml:space="preserve">최종 </w:t>
      </w:r>
      <w:r w:rsidRPr="002F79F5">
        <w:rPr>
          <w:rFonts w:asciiTheme="minorEastAsia" w:hAnsiTheme="minorEastAsia"/>
        </w:rPr>
        <w:t xml:space="preserve">확인한 후 컨테이너를 배포합니다. 이미지는 </w:t>
      </w:r>
      <w:r w:rsidR="00FD3B48">
        <w:rPr>
          <w:rFonts w:asciiTheme="minorEastAsia" w:hAnsiTheme="minorEastAsia" w:hint="eastAsia"/>
        </w:rPr>
        <w:t>최초</w:t>
      </w:r>
      <w:r w:rsidRPr="002F79F5">
        <w:rPr>
          <w:rFonts w:asciiTheme="minorEastAsia" w:hAnsiTheme="minorEastAsia"/>
        </w:rPr>
        <w:t xml:space="preserve"> 다운로드 이후 </w:t>
      </w:r>
      <w:proofErr w:type="spellStart"/>
      <w:r w:rsidRPr="002F79F5">
        <w:rPr>
          <w:rFonts w:asciiTheme="minorEastAsia" w:hAnsiTheme="minorEastAsia"/>
        </w:rPr>
        <w:t>캐시되어</w:t>
      </w:r>
      <w:proofErr w:type="spellEnd"/>
      <w:r w:rsidRPr="002F79F5">
        <w:rPr>
          <w:rFonts w:asciiTheme="minorEastAsia" w:hAnsiTheme="minorEastAsia"/>
        </w:rPr>
        <w:t xml:space="preserve">, </w:t>
      </w:r>
      <w:r w:rsidR="00FD3B48">
        <w:rPr>
          <w:rFonts w:asciiTheme="minorEastAsia" w:hAnsiTheme="minorEastAsia" w:hint="eastAsia"/>
        </w:rPr>
        <w:t xml:space="preserve">첫 실행 </w:t>
      </w:r>
      <w:r w:rsidRPr="002F79F5">
        <w:rPr>
          <w:rFonts w:asciiTheme="minorEastAsia" w:hAnsiTheme="minorEastAsia"/>
        </w:rPr>
        <w:t>이후</w:t>
      </w:r>
      <w:r w:rsidR="00FD3B48">
        <w:rPr>
          <w:rFonts w:asciiTheme="minorEastAsia" w:hAnsiTheme="minorEastAsia" w:hint="eastAsia"/>
        </w:rPr>
        <w:t>부터는 컨테이너</w:t>
      </w:r>
      <w:r w:rsidRPr="002F79F5">
        <w:rPr>
          <w:rFonts w:asciiTheme="minorEastAsia" w:hAnsiTheme="minorEastAsia"/>
        </w:rPr>
        <w:t xml:space="preserve"> 시작 시간</w:t>
      </w:r>
      <w:r w:rsidR="00FD3B48">
        <w:rPr>
          <w:rFonts w:asciiTheme="minorEastAsia" w:hAnsiTheme="minorEastAsia" w:hint="eastAsia"/>
        </w:rPr>
        <w:t>을</w:t>
      </w:r>
      <w:r w:rsidRPr="002F79F5">
        <w:rPr>
          <w:rFonts w:asciiTheme="minorEastAsia" w:hAnsiTheme="minorEastAsia"/>
        </w:rPr>
        <w:t xml:space="preserve"> 단축</w:t>
      </w:r>
      <w:r w:rsidR="00FD3B48">
        <w:rPr>
          <w:rFonts w:asciiTheme="minorEastAsia" w:hAnsiTheme="minorEastAsia" w:hint="eastAsia"/>
        </w:rPr>
        <w:t>할 수 있습니다.</w:t>
      </w:r>
      <w:r w:rsidR="00015507">
        <w:rPr>
          <w:rFonts w:asciiTheme="minorEastAsia" w:hAnsiTheme="minorEastAsia"/>
        </w:rPr>
        <w:br/>
      </w:r>
    </w:p>
    <w:p w14:paraId="2B6E3399" w14:textId="77777777" w:rsidR="00741EB0" w:rsidRPr="002F79F5" w:rsidRDefault="00000000" w:rsidP="00741EB0">
      <w:pPr>
        <w:widowControl/>
        <w:wordWrap/>
        <w:autoSpaceDE/>
        <w:autoSpaceDN/>
        <w:spacing w:after="0"/>
        <w:rPr>
          <w:rFonts w:asciiTheme="minorEastAsia" w:hAnsiTheme="minorEastAsia" w:cs="Times New Roman"/>
          <w:kern w:val="0"/>
          <w:sz w:val="24"/>
          <w14:ligatures w14:val="none"/>
        </w:rPr>
      </w:pPr>
      <w:r>
        <w:rPr>
          <w:rFonts w:asciiTheme="minorEastAsia" w:hAnsiTheme="minorEastAsia" w:cs="Times New Roman"/>
          <w:noProof/>
          <w:kern w:val="0"/>
          <w:sz w:val="24"/>
        </w:rPr>
        <w:pict w14:anchorId="6F182C0B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3DBE3C37" w14:textId="46251D81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Theme="minorEastAsia" w:hAnsiTheme="minorEastAsia" w:cs="바탕"/>
          <w:b/>
          <w:bCs/>
          <w:color w:val="000000"/>
          <w:kern w:val="0"/>
          <w:sz w:val="28"/>
          <w:szCs w:val="28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4. </w:t>
      </w:r>
      <w:r w:rsidR="00334A47" w:rsidRPr="002F79F5">
        <w:rPr>
          <w:rFonts w:asciiTheme="minorEastAsia" w:hAnsiTheme="minorEastAsia" w:cs="바탕" w:hint="eastAsia"/>
          <w:b/>
          <w:bCs/>
          <w:color w:val="000000"/>
          <w:kern w:val="0"/>
          <w:sz w:val="28"/>
          <w:szCs w:val="28"/>
          <w14:ligatures w14:val="none"/>
        </w:rPr>
        <w:t xml:space="preserve">모니터링 및 </w:t>
      </w:r>
      <w:r w:rsidR="00334A47" w:rsidRPr="002F79F5">
        <w:rPr>
          <w:rFonts w:asciiTheme="minorEastAsia" w:hAnsiTheme="minorEastAsia" w:cs="바탕"/>
          <w:b/>
          <w:bCs/>
          <w:color w:val="000000"/>
          <w:kern w:val="0"/>
          <w:sz w:val="28"/>
          <w:szCs w:val="28"/>
          <w14:ligatures w14:val="none"/>
        </w:rPr>
        <w:t xml:space="preserve">API </w:t>
      </w:r>
      <w:r w:rsidR="00334A47" w:rsidRPr="002F79F5">
        <w:rPr>
          <w:rFonts w:asciiTheme="minorEastAsia" w:hAnsiTheme="minorEastAsia" w:cs="바탕" w:hint="eastAsia"/>
          <w:b/>
          <w:bCs/>
          <w:color w:val="000000"/>
          <w:kern w:val="0"/>
          <w:sz w:val="28"/>
          <w:szCs w:val="28"/>
          <w14:ligatures w14:val="none"/>
        </w:rPr>
        <w:t>테스트</w:t>
      </w:r>
    </w:p>
    <w:p w14:paraId="5564F8E5" w14:textId="77777777" w:rsidR="00334A47" w:rsidRPr="002F79F5" w:rsidRDefault="00334A47" w:rsidP="00741EB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단일 요청 테스트</w:t>
      </w:r>
      <w:r w:rsidRPr="002F79F5">
        <w:rPr>
          <w:rFonts w:asciiTheme="minorEastAsia" w:hAnsiTheme="minorEastAsia"/>
        </w:rPr>
        <w:t xml:space="preserve">: Postman 등 API 테스트 도구를 사용하여 </w:t>
      </w:r>
      <w:proofErr w:type="spellStart"/>
      <w:r w:rsidRPr="002F79F5">
        <w:rPr>
          <w:rFonts w:asciiTheme="minorEastAsia" w:hAnsiTheme="minorEastAsia"/>
        </w:rPr>
        <w:t>vLLM</w:t>
      </w:r>
      <w:proofErr w:type="spellEnd"/>
      <w:r w:rsidRPr="002F79F5">
        <w:rPr>
          <w:rFonts w:asciiTheme="minorEastAsia" w:hAnsiTheme="minorEastAsia"/>
        </w:rPr>
        <w:t xml:space="preserve"> 컨테이너의 </w:t>
      </w:r>
      <w:proofErr w:type="spellStart"/>
      <w:r w:rsidRPr="002F79F5">
        <w:rPr>
          <w:rFonts w:asciiTheme="minorEastAsia" w:hAnsiTheme="minorEastAsia"/>
        </w:rPr>
        <w:t>엔드포인트를</w:t>
      </w:r>
      <w:proofErr w:type="spellEnd"/>
      <w:r w:rsidRPr="002F79F5">
        <w:rPr>
          <w:rFonts w:asciiTheme="minorEastAsia" w:hAnsiTheme="minorEastAsia"/>
        </w:rPr>
        <w:t xml:space="preserve"> 확인할 수 있습니다.</w:t>
      </w:r>
    </w:p>
    <w:p w14:paraId="1AE8BBF8" w14:textId="7A944E1A" w:rsidR="00334A47" w:rsidRPr="002F79F5" w:rsidRDefault="00334A47" w:rsidP="00741EB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proofErr w:type="spellStart"/>
      <w:r w:rsidRPr="002F79F5">
        <w:rPr>
          <w:rStyle w:val="ab"/>
          <w:rFonts w:asciiTheme="minorEastAsia" w:hAnsiTheme="minorEastAsia"/>
        </w:rPr>
        <w:t>오토스케일링</w:t>
      </w:r>
      <w:proofErr w:type="spellEnd"/>
      <w:r w:rsidRPr="002F79F5">
        <w:rPr>
          <w:rStyle w:val="ab"/>
          <w:rFonts w:asciiTheme="minorEastAsia" w:hAnsiTheme="minorEastAsia"/>
        </w:rPr>
        <w:t xml:space="preserve"> 테스트</w:t>
      </w:r>
      <w:r w:rsidRPr="002F79F5">
        <w:rPr>
          <w:rFonts w:asciiTheme="minorEastAsia" w:hAnsiTheme="minorEastAsia"/>
        </w:rPr>
        <w:t xml:space="preserve">: Locust를 사용해 부하를 시뮬레이션하고 </w:t>
      </w:r>
      <w:proofErr w:type="spellStart"/>
      <w:r w:rsidRPr="002F79F5">
        <w:rPr>
          <w:rFonts w:asciiTheme="minorEastAsia" w:hAnsiTheme="minorEastAsia"/>
        </w:rPr>
        <w:t>레플리카</w:t>
      </w:r>
      <w:proofErr w:type="spellEnd"/>
      <w:r w:rsidRPr="002F79F5">
        <w:rPr>
          <w:rFonts w:asciiTheme="minorEastAsia" w:hAnsiTheme="minorEastAsia"/>
        </w:rPr>
        <w:t xml:space="preserve"> 확장 동작을 검증할 수 있습니다.</w:t>
      </w:r>
    </w:p>
    <w:p w14:paraId="09C28BDD" w14:textId="2E0053E0" w:rsidR="00334A47" w:rsidRPr="002F79F5" w:rsidRDefault="00334A47" w:rsidP="00741EB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사용량 지표</w:t>
      </w:r>
      <w:r w:rsidRPr="002F79F5">
        <w:rPr>
          <w:rFonts w:asciiTheme="minorEastAsia" w:hAnsiTheme="minorEastAsia"/>
        </w:rPr>
        <w:t xml:space="preserve">: </w:t>
      </w:r>
      <w:proofErr w:type="spellStart"/>
      <w:r w:rsidRPr="002F79F5">
        <w:rPr>
          <w:rFonts w:asciiTheme="minorEastAsia" w:hAnsiTheme="minorEastAsia"/>
        </w:rPr>
        <w:t>레플리카</w:t>
      </w:r>
      <w:proofErr w:type="spellEnd"/>
      <w:r w:rsidRPr="002F79F5">
        <w:rPr>
          <w:rFonts w:asciiTheme="minorEastAsia" w:hAnsiTheme="minorEastAsia"/>
        </w:rPr>
        <w:t xml:space="preserve"> 수, 요청 처리율, 시스템 응답 시간 등을 모니터링할 수 있습니다.</w:t>
      </w:r>
    </w:p>
    <w:p w14:paraId="73135A33" w14:textId="00407A25" w:rsidR="00741EB0" w:rsidRPr="002F79F5" w:rsidRDefault="00334A47" w:rsidP="00741EB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실행 로그(Runtime Logs)</w:t>
      </w:r>
      <w:r w:rsidRPr="002F79F5">
        <w:rPr>
          <w:rFonts w:asciiTheme="minorEastAsia" w:hAnsiTheme="minorEastAsia"/>
        </w:rPr>
        <w:t>:</w:t>
      </w:r>
    </w:p>
    <w:p w14:paraId="48785CB9" w14:textId="4E60E732" w:rsidR="00741EB0" w:rsidRPr="002F79F5" w:rsidRDefault="00334A47" w:rsidP="00741EB0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 xml:space="preserve">각 컨테이너 인스턴스 및 </w:t>
      </w:r>
      <w:proofErr w:type="spellStart"/>
      <w:r w:rsidRPr="002F79F5">
        <w:rPr>
          <w:rFonts w:asciiTheme="minorEastAsia" w:hAnsiTheme="minorEastAsia"/>
        </w:rPr>
        <w:t>레플리카별로</w:t>
      </w:r>
      <w:proofErr w:type="spellEnd"/>
      <w:r w:rsidRPr="002F79F5">
        <w:rPr>
          <w:rFonts w:asciiTheme="minorEastAsia" w:hAnsiTheme="minorEastAsia"/>
        </w:rPr>
        <w:t xml:space="preserve"> 로그가 표시됩니다.</w:t>
      </w:r>
    </w:p>
    <w:p w14:paraId="669112F8" w14:textId="78089A89" w:rsidR="00334A47" w:rsidRPr="002F79F5" w:rsidRDefault="00334A47" w:rsidP="00741EB0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>Air Cloud 대시보드에서 실시간 및 과거 로그를 확인할 수 있습니다.</w:t>
      </w:r>
    </w:p>
    <w:p w14:paraId="2370A27E" w14:textId="31972DC9" w:rsidR="00334A47" w:rsidRPr="002F79F5" w:rsidRDefault="00334A47" w:rsidP="00741EB0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>로그는 최신 순(내림차순)으로 정렬됩니다.</w:t>
      </w:r>
    </w:p>
    <w:p w14:paraId="78DCF5D2" w14:textId="4217D613" w:rsidR="00334A47" w:rsidRPr="002F79F5" w:rsidRDefault="00334A47" w:rsidP="00741EB0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lastRenderedPageBreak/>
        <w:t>시간 범위, 컨테이너, 인스턴스 ID 기준으로 필터링할 수 있습니다.</w:t>
      </w:r>
    </w:p>
    <w:p w14:paraId="647B92D4" w14:textId="45F4F378" w:rsidR="00334A47" w:rsidRPr="002F79F5" w:rsidRDefault="00334A47" w:rsidP="00741EB0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 xml:space="preserve">로그에는 시작 명령어 출력, 헬스 체크 상태, 오류 메시지, 모델 서버의 </w:t>
      </w:r>
      <w:proofErr w:type="spellStart"/>
      <w:r w:rsidRPr="002F79F5">
        <w:rPr>
          <w:rFonts w:asciiTheme="minorEastAsia" w:hAnsiTheme="minorEastAsia"/>
        </w:rPr>
        <w:t>stdout</w:t>
      </w:r>
      <w:proofErr w:type="spellEnd"/>
      <w:r w:rsidRPr="002F79F5">
        <w:rPr>
          <w:rFonts w:asciiTheme="minorEastAsia" w:hAnsiTheme="minorEastAsia"/>
        </w:rPr>
        <w:t>/stderr 정보가 포함됩니다.</w:t>
      </w:r>
    </w:p>
    <w:p w14:paraId="352961DF" w14:textId="79A44184" w:rsidR="00334A47" w:rsidRPr="00FA4C77" w:rsidRDefault="00334A47" w:rsidP="00FA4C77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>컨테이너가 실패한 경우에도, 로그는 일정 기간 동안 보존되어 디버깅에 활용할 수 있습니다.</w:t>
      </w:r>
    </w:p>
    <w:p w14:paraId="5814BFC5" w14:textId="72DD7340" w:rsidR="00741EB0" w:rsidRPr="00FA4C77" w:rsidRDefault="00334A47" w:rsidP="00334A47">
      <w:pPr>
        <w:pStyle w:val="aa"/>
        <w:numPr>
          <w:ilvl w:val="0"/>
          <w:numId w:val="20"/>
        </w:numPr>
        <w:rPr>
          <w:rFonts w:asciiTheme="minorEastAsia" w:eastAsiaTheme="minorEastAsia" w:hAnsiTheme="minorEastAsia" w:cs="굴림"/>
          <w:sz w:val="22"/>
          <w:szCs w:val="22"/>
        </w:rPr>
      </w:pPr>
      <w:r w:rsidRPr="00FA4C77">
        <w:rPr>
          <w:rFonts w:asciiTheme="minorEastAsia" w:eastAsiaTheme="minorEastAsia" w:hAnsiTheme="minorEastAsia" w:cs="맑은 고딕" w:hint="eastAsia"/>
          <w:b/>
          <w:bCs/>
          <w:color w:val="000000"/>
          <w:sz w:val="22"/>
          <w:szCs w:val="22"/>
        </w:rPr>
        <w:t>설정</w:t>
      </w:r>
      <w:r w:rsidRPr="00FA4C77">
        <w:rPr>
          <w:rFonts w:asciiTheme="minorEastAsia" w:eastAsiaTheme="minorEastAsia" w:hAnsiTheme="minorEastAsia" w:hint="eastAsia"/>
          <w:b/>
          <w:bCs/>
          <w:color w:val="000000"/>
          <w:sz w:val="22"/>
          <w:szCs w:val="22"/>
        </w:rPr>
        <w:t xml:space="preserve"> </w:t>
      </w:r>
      <w:r w:rsidRPr="00FA4C77">
        <w:rPr>
          <w:rFonts w:asciiTheme="minorEastAsia" w:eastAsiaTheme="minorEastAsia" w:hAnsiTheme="minorEastAsia" w:cs="맑은 고딕" w:hint="eastAsia"/>
          <w:b/>
          <w:bCs/>
          <w:color w:val="000000"/>
          <w:sz w:val="22"/>
          <w:szCs w:val="22"/>
        </w:rPr>
        <w:t>변경</w:t>
      </w:r>
      <w:r w:rsidR="00741EB0" w:rsidRPr="00FA4C77">
        <w:rPr>
          <w:rFonts w:asciiTheme="minorEastAsia" w:eastAsiaTheme="minorEastAsia" w:hAnsiTheme="minorEastAsia"/>
          <w:color w:val="000000"/>
          <w:sz w:val="22"/>
          <w:szCs w:val="22"/>
        </w:rPr>
        <w:t xml:space="preserve">: </w:t>
      </w:r>
      <w:proofErr w:type="spellStart"/>
      <w:r w:rsidRPr="00FA4C77">
        <w:rPr>
          <w:rFonts w:asciiTheme="minorEastAsia" w:eastAsiaTheme="minorEastAsia" w:hAnsiTheme="minorEastAsia" w:cs="굴림"/>
          <w:sz w:val="22"/>
          <w:szCs w:val="22"/>
        </w:rPr>
        <w:t>엔드포인트</w:t>
      </w:r>
      <w:proofErr w:type="spellEnd"/>
      <w:r w:rsidRPr="00FA4C77">
        <w:rPr>
          <w:rFonts w:asciiTheme="minorEastAsia" w:eastAsiaTheme="minorEastAsia" w:hAnsiTheme="minorEastAsia" w:cs="굴림"/>
          <w:sz w:val="22"/>
          <w:szCs w:val="22"/>
        </w:rPr>
        <w:t xml:space="preserve"> 설정은 컨테이너가 정지된 상태에서만 수정할 수 있습니다.</w:t>
      </w:r>
    </w:p>
    <w:p w14:paraId="2F0DC9C0" w14:textId="77777777" w:rsidR="00741EB0" w:rsidRPr="002F79F5" w:rsidRDefault="00000000" w:rsidP="00741EB0">
      <w:pPr>
        <w:widowControl/>
        <w:wordWrap/>
        <w:autoSpaceDE/>
        <w:autoSpaceDN/>
        <w:spacing w:after="0"/>
        <w:rPr>
          <w:rFonts w:asciiTheme="minorEastAsia" w:hAnsiTheme="minorEastAsia" w:cs="Times New Roman"/>
          <w:kern w:val="0"/>
          <w:sz w:val="24"/>
          <w14:ligatures w14:val="none"/>
        </w:rPr>
      </w:pPr>
      <w:r>
        <w:rPr>
          <w:rFonts w:asciiTheme="minorEastAsia" w:hAnsiTheme="minorEastAsia" w:cs="Times New Roman"/>
          <w:noProof/>
          <w:kern w:val="0"/>
          <w:sz w:val="24"/>
        </w:rPr>
        <w:pict w14:anchorId="4B144A6E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F0194C8" w14:textId="274432C6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5. </w:t>
      </w:r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8"/>
          <w:szCs w:val="28"/>
          <w14:ligatures w14:val="none"/>
        </w:rPr>
        <w:t>문제 해결</w:t>
      </w:r>
    </w:p>
    <w:p w14:paraId="64157B60" w14:textId="7CB9C44F" w:rsidR="00944221" w:rsidRPr="002F79F5" w:rsidRDefault="00944221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Fonts w:asciiTheme="minorEastAsia" w:hAnsiTheme="minorEastAsia"/>
        </w:rPr>
        <w:t xml:space="preserve">실제 사용자 </w:t>
      </w:r>
      <w:r w:rsidR="00FD3B48">
        <w:rPr>
          <w:rFonts w:asciiTheme="minorEastAsia" w:hAnsiTheme="minorEastAsia" w:hint="eastAsia"/>
        </w:rPr>
        <w:t>사용 과정 중</w:t>
      </w:r>
      <w:r w:rsidRPr="002F79F5">
        <w:rPr>
          <w:rFonts w:asciiTheme="minorEastAsia" w:hAnsiTheme="minorEastAsia"/>
        </w:rPr>
        <w:t xml:space="preserve"> </w:t>
      </w:r>
      <w:r w:rsidRPr="002F79F5">
        <w:rPr>
          <w:rStyle w:val="ab"/>
          <w:rFonts w:asciiTheme="minorEastAsia" w:hAnsiTheme="minorEastAsia"/>
        </w:rPr>
        <w:t>자주 발생하는 문제</w:t>
      </w:r>
      <w:r w:rsidRPr="002F79F5">
        <w:rPr>
          <w:rStyle w:val="ab"/>
          <w:rFonts w:asciiTheme="minorEastAsia" w:hAnsiTheme="minorEastAsia" w:hint="eastAsia"/>
        </w:rPr>
        <w:t xml:space="preserve"> 사례와</w:t>
      </w:r>
      <w:r w:rsidRPr="002F79F5">
        <w:rPr>
          <w:rStyle w:val="ab"/>
          <w:rFonts w:asciiTheme="minorEastAsia" w:hAnsiTheme="minorEastAsia"/>
        </w:rPr>
        <w:t xml:space="preserve"> 해결 방법</w:t>
      </w:r>
      <w:r w:rsidRPr="002F79F5">
        <w:rPr>
          <w:rFonts w:asciiTheme="minorEastAsia" w:hAnsiTheme="minorEastAsia"/>
        </w:rPr>
        <w:t>입니다.</w:t>
      </w:r>
      <w:r w:rsidR="00FD3B48">
        <w:rPr>
          <w:rFonts w:asciiTheme="minorEastAsia" w:hAnsiTheme="minorEastAsia"/>
        </w:rPr>
        <w:br/>
      </w:r>
      <w:r w:rsidR="00FD3B48">
        <w:rPr>
          <w:rFonts w:asciiTheme="minorEastAsia" w:hAnsiTheme="minorEastAsia" w:hint="eastAsia"/>
        </w:rPr>
        <w:t>아래를 확인하여 순서대로 처리할 수 있습니다.</w:t>
      </w:r>
    </w:p>
    <w:p w14:paraId="6041FB80" w14:textId="16F8F438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[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자주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발생하는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HTTP 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오류</w:t>
      </w:r>
      <w:r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]</w:t>
      </w:r>
    </w:p>
    <w:p w14:paraId="5E5A4FC4" w14:textId="4293E37B" w:rsidR="00741EB0" w:rsidRPr="002F79F5" w:rsidRDefault="00944221" w:rsidP="00741EB0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401 Unauthorized</w:t>
      </w:r>
      <w:r w:rsidRPr="002F79F5">
        <w:rPr>
          <w:rFonts w:asciiTheme="minorEastAsia" w:hAnsiTheme="minorEastAsia"/>
        </w:rPr>
        <w:t>: 인증</w:t>
      </w:r>
      <w:r w:rsidR="00FD3B48">
        <w:rPr>
          <w:rFonts w:asciiTheme="minorEastAsia" w:hAnsiTheme="minorEastAsia" w:hint="eastAsia"/>
        </w:rPr>
        <w:t xml:space="preserve"> 실패의 경우,</w:t>
      </w:r>
      <w:r w:rsidRPr="002F79F5">
        <w:rPr>
          <w:rFonts w:asciiTheme="minorEastAsia" w:hAnsiTheme="minorEastAsia"/>
        </w:rPr>
        <w:t xml:space="preserve"> API 키 또는 접근 권한 정보를 다시 확인해 주세요.</w:t>
      </w:r>
    </w:p>
    <w:p w14:paraId="229C14A2" w14:textId="393DA81B" w:rsidR="00944221" w:rsidRPr="002F79F5" w:rsidRDefault="00944221" w:rsidP="00741EB0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404 Not Found</w:t>
      </w:r>
      <w:r w:rsidRPr="002F79F5">
        <w:rPr>
          <w:rFonts w:asciiTheme="minorEastAsia" w:hAnsiTheme="minorEastAsia"/>
        </w:rPr>
        <w:t xml:space="preserve">: 요청한 컨테이너 ID 또는 </w:t>
      </w:r>
      <w:proofErr w:type="spellStart"/>
      <w:r w:rsidRPr="002F79F5">
        <w:rPr>
          <w:rFonts w:asciiTheme="minorEastAsia" w:hAnsiTheme="minorEastAsia"/>
        </w:rPr>
        <w:t>엔드포인트</w:t>
      </w:r>
      <w:proofErr w:type="spellEnd"/>
      <w:r w:rsidRPr="002F79F5">
        <w:rPr>
          <w:rFonts w:asciiTheme="minorEastAsia" w:hAnsiTheme="minorEastAsia"/>
        </w:rPr>
        <w:t xml:space="preserve"> 경로가 잘못</w:t>
      </w:r>
      <w:r w:rsidR="00FD3B48">
        <w:rPr>
          <w:rFonts w:asciiTheme="minorEastAsia" w:hAnsiTheme="minorEastAsia" w:hint="eastAsia"/>
        </w:rPr>
        <w:t xml:space="preserve">된 경우입니다. </w:t>
      </w:r>
      <w:r w:rsidRPr="002F79F5">
        <w:rPr>
          <w:rFonts w:asciiTheme="minorEastAsia" w:hAnsiTheme="minorEastAsia"/>
        </w:rPr>
        <w:t xml:space="preserve">컨테이너 ID 또는 </w:t>
      </w:r>
      <w:proofErr w:type="spellStart"/>
      <w:r w:rsidRPr="002F79F5">
        <w:rPr>
          <w:rFonts w:asciiTheme="minorEastAsia" w:hAnsiTheme="minorEastAsia"/>
        </w:rPr>
        <w:t>라우트를</w:t>
      </w:r>
      <w:proofErr w:type="spellEnd"/>
      <w:r w:rsidRPr="002F79F5">
        <w:rPr>
          <w:rFonts w:asciiTheme="minorEastAsia" w:hAnsiTheme="minorEastAsia"/>
        </w:rPr>
        <w:t xml:space="preserve"> 다시 확인해 주세요.</w:t>
      </w:r>
    </w:p>
    <w:p w14:paraId="7970F1AD" w14:textId="7039D6D6" w:rsidR="00FA4C77" w:rsidRPr="00FA4C77" w:rsidRDefault="00944221" w:rsidP="00FA4C77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 w:val="24"/>
          <w14:ligatures w14:val="none"/>
        </w:rPr>
      </w:pPr>
      <w:r w:rsidRPr="002F79F5">
        <w:rPr>
          <w:rStyle w:val="ab"/>
          <w:rFonts w:asciiTheme="minorEastAsia" w:hAnsiTheme="minorEastAsia"/>
        </w:rPr>
        <w:t>500 Internal Server Error</w:t>
      </w:r>
      <w:r w:rsidRPr="002F79F5">
        <w:rPr>
          <w:rFonts w:asciiTheme="minorEastAsia" w:hAnsiTheme="minorEastAsia"/>
        </w:rPr>
        <w:t>: 내부 서버 오류가 발생</w:t>
      </w:r>
      <w:r w:rsidR="00FD3B48">
        <w:rPr>
          <w:rFonts w:asciiTheme="minorEastAsia" w:hAnsiTheme="minorEastAsia" w:hint="eastAsia"/>
        </w:rPr>
        <w:t>할 경우,</w:t>
      </w:r>
      <w:r w:rsidRPr="002F79F5">
        <w:rPr>
          <w:rFonts w:asciiTheme="minorEastAsia" w:hAnsiTheme="minorEastAsia"/>
        </w:rPr>
        <w:t xml:space="preserve"> 잠시 후 다시 시도하거나 Air Cloud 지원팀</w:t>
      </w:r>
      <w:r w:rsidR="00FD3B48">
        <w:rPr>
          <w:rFonts w:asciiTheme="minorEastAsia" w:hAnsiTheme="minorEastAsia" w:hint="eastAsia"/>
        </w:rPr>
        <w:t>(</w:t>
      </w:r>
      <w:hyperlink r:id="rId27" w:history="1">
        <w:r w:rsidR="00FD3B48" w:rsidRPr="004040DB">
          <w:rPr>
            <w:rStyle w:val="ad"/>
            <w:rFonts w:asciiTheme="minorEastAsia" w:hAnsiTheme="minorEastAsia" w:cs="맑은 고딕" w:hint="eastAsia"/>
            <w:kern w:val="0"/>
            <w:szCs w:val="22"/>
            <w14:ligatures w14:val="none"/>
          </w:rPr>
          <w:t>contact@aieev.com</w:t>
        </w:r>
      </w:hyperlink>
      <w:r w:rsidR="00FD3B48">
        <w:rPr>
          <w:rFonts w:asciiTheme="minorEastAsia" w:hAnsiTheme="minorEastAsia" w:cs="맑은 고딕" w:hint="eastAsia"/>
          <w:color w:val="000000"/>
          <w:kern w:val="0"/>
          <w:szCs w:val="22"/>
          <w14:ligatures w14:val="none"/>
        </w:rPr>
        <w:t>)</w:t>
      </w:r>
      <w:r w:rsidR="00FD3B48">
        <w:rPr>
          <w:rFonts w:asciiTheme="minorEastAsia" w:hAnsiTheme="minorEastAsia" w:hint="eastAsia"/>
        </w:rPr>
        <w:t>으로</w:t>
      </w:r>
      <w:r w:rsidRPr="002F79F5">
        <w:rPr>
          <w:rFonts w:asciiTheme="minorEastAsia" w:hAnsiTheme="minorEastAsia"/>
        </w:rPr>
        <w:t xml:space="preserve"> 문의해 주세요.</w:t>
      </w:r>
    </w:p>
    <w:p w14:paraId="2371C005" w14:textId="235804F4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A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. 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API </w:t>
      </w:r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 xml:space="preserve">키 인증 </w:t>
      </w:r>
      <w:proofErr w:type="spellStart"/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실패</w:t>
      </w:r>
      <w:r w:rsidR="00FD3B48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시</w:t>
      </w:r>
      <w:proofErr w:type="spellEnd"/>
    </w:p>
    <w:p w14:paraId="653F9260" w14:textId="77777777" w:rsidR="00944221" w:rsidRPr="00FA4C77" w:rsidRDefault="00944221" w:rsidP="00741EB0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증상</w:t>
      </w:r>
      <w:r w:rsidRPr="00FA4C77">
        <w:rPr>
          <w:rFonts w:asciiTheme="minorEastAsia" w:hAnsiTheme="minorEastAsia"/>
          <w:szCs w:val="22"/>
        </w:rPr>
        <w:t>: API 요청 인증에 실패함</w:t>
      </w:r>
    </w:p>
    <w:p w14:paraId="5DB3A91A" w14:textId="675D529D" w:rsidR="00944221" w:rsidRPr="00FA4C77" w:rsidRDefault="00944221" w:rsidP="00741EB0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rPr>
          <w:rStyle w:val="ab"/>
          <w:rFonts w:asciiTheme="minorEastAsia" w:hAnsiTheme="minorEastAsia" w:cs="Times New Roman"/>
          <w:b w:val="0"/>
          <w:bCs w:val="0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원인</w:t>
      </w:r>
      <w:r w:rsidRPr="00FA4C77">
        <w:rPr>
          <w:rFonts w:asciiTheme="minorEastAsia" w:hAnsiTheme="minorEastAsia"/>
          <w:szCs w:val="22"/>
        </w:rPr>
        <w:t>: 만료되었거나 잘못된 API 키 사용</w:t>
      </w:r>
    </w:p>
    <w:p w14:paraId="1EE0C57A" w14:textId="0B938354" w:rsidR="00741EB0" w:rsidRPr="00FA4C77" w:rsidRDefault="00944221" w:rsidP="00741EB0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해결 방법</w:t>
      </w:r>
      <w:r w:rsidRPr="00FA4C77">
        <w:rPr>
          <w:rFonts w:asciiTheme="minorEastAsia" w:hAnsiTheme="minorEastAsia"/>
          <w:szCs w:val="22"/>
        </w:rPr>
        <w:t>:</w:t>
      </w:r>
    </w:p>
    <w:p w14:paraId="6DB6197B" w14:textId="7C221E6A" w:rsidR="00944221" w:rsidRPr="00FA4C77" w:rsidRDefault="00944221" w:rsidP="00741EB0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>API 키가 유효한지 확인</w:t>
      </w:r>
      <w:r w:rsidR="00FD3B48">
        <w:rPr>
          <w:rFonts w:asciiTheme="minorEastAsia" w:hAnsiTheme="minorEastAsia" w:hint="eastAsia"/>
          <w:szCs w:val="22"/>
        </w:rPr>
        <w:t>합니다</w:t>
      </w:r>
      <w:r w:rsidRPr="00FA4C77">
        <w:rPr>
          <w:rFonts w:asciiTheme="minorEastAsia" w:hAnsiTheme="minorEastAsia"/>
          <w:szCs w:val="22"/>
        </w:rPr>
        <w:t xml:space="preserve"> (만료 여부 확인)</w:t>
      </w:r>
    </w:p>
    <w:p w14:paraId="491F0916" w14:textId="466E2ACB" w:rsidR="00944221" w:rsidRPr="00FA4C77" w:rsidRDefault="00944221" w:rsidP="00741EB0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>Air Cloud 대시보드에서 새로운 API 키</w:t>
      </w:r>
      <w:r w:rsidR="00FD3B48">
        <w:rPr>
          <w:rFonts w:asciiTheme="minorEastAsia" w:hAnsiTheme="minorEastAsia" w:hint="eastAsia"/>
          <w:szCs w:val="22"/>
        </w:rPr>
        <w:t>를 발급받아 사용</w:t>
      </w:r>
    </w:p>
    <w:p w14:paraId="2C5ED1B1" w14:textId="3DFC1FEC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B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. 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GPU 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할당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오류</w:t>
      </w:r>
      <w:r w:rsidR="00FD3B48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 xml:space="preserve"> 발생시</w:t>
      </w:r>
    </w:p>
    <w:p w14:paraId="503A54A4" w14:textId="77777777" w:rsidR="00944221" w:rsidRPr="00FA4C77" w:rsidRDefault="00944221" w:rsidP="00741EB0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증상</w:t>
      </w:r>
      <w:r w:rsidRPr="00FA4C77">
        <w:rPr>
          <w:rFonts w:asciiTheme="minorEastAsia" w:hAnsiTheme="minorEastAsia"/>
          <w:szCs w:val="22"/>
        </w:rPr>
        <w:t>: 컨테이너 시작 시 GPU가 감지되지 않음</w:t>
      </w:r>
    </w:p>
    <w:p w14:paraId="7495280B" w14:textId="77777777" w:rsidR="00944221" w:rsidRPr="00FA4C77" w:rsidRDefault="00944221" w:rsidP="00741EB0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원인</w:t>
      </w:r>
      <w:r w:rsidRPr="00FA4C77">
        <w:rPr>
          <w:rFonts w:asciiTheme="minorEastAsia" w:hAnsiTheme="minorEastAsia"/>
          <w:szCs w:val="22"/>
        </w:rPr>
        <w:t>: 노드 불안정성 또는 드라이버 불일치</w:t>
      </w:r>
    </w:p>
    <w:p w14:paraId="628B7B70" w14:textId="3DCC39A8" w:rsidR="00741EB0" w:rsidRPr="00FA4C77" w:rsidRDefault="00944221" w:rsidP="00741EB0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해결 방법</w:t>
      </w:r>
      <w:r w:rsidRPr="00FA4C77">
        <w:rPr>
          <w:rFonts w:asciiTheme="minorEastAsia" w:hAnsiTheme="minorEastAsia"/>
          <w:szCs w:val="22"/>
        </w:rPr>
        <w:t>:</w:t>
      </w:r>
    </w:p>
    <w:p w14:paraId="188B0E0C" w14:textId="77777777" w:rsidR="00944221" w:rsidRPr="00FA4C77" w:rsidRDefault="00944221" w:rsidP="00741EB0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lastRenderedPageBreak/>
        <w:t xml:space="preserve">새로운 인스턴스로 </w:t>
      </w:r>
      <w:proofErr w:type="spellStart"/>
      <w:r w:rsidRPr="00FA4C77">
        <w:rPr>
          <w:rFonts w:asciiTheme="minorEastAsia" w:hAnsiTheme="minorEastAsia"/>
          <w:szCs w:val="22"/>
        </w:rPr>
        <w:t>재배포</w:t>
      </w:r>
      <w:proofErr w:type="spellEnd"/>
    </w:p>
    <w:p w14:paraId="79EFF1F4" w14:textId="0F51A022" w:rsidR="00741EB0" w:rsidRPr="00FA4C77" w:rsidRDefault="00944221" w:rsidP="00741EB0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>사용 중인 컨테이너 런타임과 드라이버의 호환성</w:t>
      </w:r>
      <w:r w:rsidR="00FD3B48">
        <w:rPr>
          <w:rFonts w:asciiTheme="minorEastAsia" w:hAnsiTheme="minorEastAsia" w:hint="eastAsia"/>
          <w:szCs w:val="22"/>
        </w:rPr>
        <w:t xml:space="preserve"> </w:t>
      </w:r>
      <w:r w:rsidRPr="00FA4C77">
        <w:rPr>
          <w:rFonts w:asciiTheme="minorEastAsia" w:hAnsiTheme="minorEastAsia"/>
          <w:szCs w:val="22"/>
        </w:rPr>
        <w:t>확인</w:t>
      </w:r>
    </w:p>
    <w:p w14:paraId="05220C50" w14:textId="438C65DD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C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. </w:t>
      </w:r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네트워크 연결 실패</w:t>
      </w:r>
    </w:p>
    <w:p w14:paraId="6CBB1349" w14:textId="77777777" w:rsidR="00944221" w:rsidRPr="00FA4C77" w:rsidRDefault="00944221" w:rsidP="00741EB0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증상</w:t>
      </w:r>
      <w:r w:rsidRPr="00FA4C77">
        <w:rPr>
          <w:rFonts w:asciiTheme="minorEastAsia" w:hAnsiTheme="minorEastAsia"/>
          <w:szCs w:val="22"/>
        </w:rPr>
        <w:t xml:space="preserve">: 컨테이너가 외부 </w:t>
      </w:r>
      <w:proofErr w:type="spellStart"/>
      <w:r w:rsidRPr="00FA4C77">
        <w:rPr>
          <w:rFonts w:asciiTheme="minorEastAsia" w:hAnsiTheme="minorEastAsia"/>
          <w:szCs w:val="22"/>
        </w:rPr>
        <w:t>엔드포인트에</w:t>
      </w:r>
      <w:proofErr w:type="spellEnd"/>
      <w:r w:rsidRPr="00FA4C77">
        <w:rPr>
          <w:rFonts w:asciiTheme="minorEastAsia" w:hAnsiTheme="minorEastAsia"/>
          <w:szCs w:val="22"/>
        </w:rPr>
        <w:t xml:space="preserve"> 연결하지 못함</w:t>
      </w:r>
    </w:p>
    <w:p w14:paraId="07C1F23C" w14:textId="77777777" w:rsidR="00944221" w:rsidRPr="00FA4C77" w:rsidRDefault="00944221" w:rsidP="00741EB0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원인</w:t>
      </w:r>
      <w:r w:rsidRPr="00FA4C77">
        <w:rPr>
          <w:rFonts w:asciiTheme="minorEastAsia" w:hAnsiTheme="minorEastAsia"/>
          <w:szCs w:val="22"/>
        </w:rPr>
        <w:t>: 포트 설정 오류, DNS 문제, 방화벽 차단</w:t>
      </w:r>
    </w:p>
    <w:p w14:paraId="3AB5AB43" w14:textId="771F1002" w:rsidR="00741EB0" w:rsidRPr="00FA4C77" w:rsidRDefault="00944221" w:rsidP="00741EB0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해결 방법</w:t>
      </w:r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</w:p>
    <w:p w14:paraId="692B869A" w14:textId="77777777" w:rsidR="00944221" w:rsidRPr="00FA4C77" w:rsidRDefault="00944221" w:rsidP="00741EB0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>컨테이너가 올바른 포트를 노출하고 서비스가 수신 중인지 확인</w:t>
      </w:r>
    </w:p>
    <w:p w14:paraId="50E85E7E" w14:textId="77777777" w:rsidR="00944221" w:rsidRPr="00FA4C77" w:rsidRDefault="00944221" w:rsidP="00741EB0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 xml:space="preserve">컨테이너 내부에서 </w:t>
      </w:r>
      <w:r w:rsidRPr="00FA4C77">
        <w:rPr>
          <w:rFonts w:asciiTheme="minorEastAsia" w:hAnsiTheme="minorEastAsia" w:cs="굴림체"/>
          <w:szCs w:val="22"/>
        </w:rPr>
        <w:t>curl</w:t>
      </w:r>
      <w:r w:rsidRPr="00FA4C77">
        <w:rPr>
          <w:rFonts w:asciiTheme="minorEastAsia" w:hAnsiTheme="minorEastAsia"/>
          <w:szCs w:val="22"/>
        </w:rPr>
        <w:t xml:space="preserve"> 명령어로 외부 연결 테스트</w:t>
      </w:r>
    </w:p>
    <w:p w14:paraId="4D0E111A" w14:textId="0E5A3105" w:rsidR="00741EB0" w:rsidRPr="00FA4C77" w:rsidRDefault="00944221" w:rsidP="00741EB0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 xml:space="preserve">보안 그룹 설정에서 </w:t>
      </w:r>
      <w:proofErr w:type="spellStart"/>
      <w:r w:rsidRPr="00FA4C77">
        <w:rPr>
          <w:rFonts w:asciiTheme="minorEastAsia" w:hAnsiTheme="minorEastAsia"/>
          <w:szCs w:val="22"/>
        </w:rPr>
        <w:t>아웃바운드</w:t>
      </w:r>
      <w:proofErr w:type="spellEnd"/>
      <w:r w:rsidRPr="00FA4C77">
        <w:rPr>
          <w:rFonts w:asciiTheme="minorEastAsia" w:hAnsiTheme="minorEastAsia"/>
          <w:szCs w:val="22"/>
        </w:rPr>
        <w:t xml:space="preserve"> 트래픽이 차단되지 않았는지 확</w:t>
      </w:r>
      <w:r w:rsidRPr="00FA4C77">
        <w:rPr>
          <w:rFonts w:asciiTheme="minorEastAsia" w:hAnsiTheme="minorEastAsia" w:hint="eastAsia"/>
          <w:szCs w:val="22"/>
        </w:rPr>
        <w:t>인</w:t>
      </w:r>
    </w:p>
    <w:p w14:paraId="2FB2F846" w14:textId="55D75F86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바탕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D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. </w:t>
      </w:r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 xml:space="preserve">헬스 체크 </w:t>
      </w:r>
      <w:proofErr w:type="gramStart"/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실패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/</w:t>
      </w:r>
      <w:proofErr w:type="gramEnd"/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</w:t>
      </w:r>
      <w:r w:rsidR="00944221" w:rsidRPr="002F79F5">
        <w:rPr>
          <w:rFonts w:asciiTheme="minorEastAsia" w:hAnsiTheme="minorEastAsia" w:cs="바탕" w:hint="eastAsia"/>
          <w:b/>
          <w:bCs/>
          <w:color w:val="000000"/>
          <w:kern w:val="0"/>
          <w:sz w:val="24"/>
          <w14:ligatures w14:val="none"/>
        </w:rPr>
        <w:t>초기화 단계에서의 멈춤</w:t>
      </w:r>
    </w:p>
    <w:p w14:paraId="1CFE9EB9" w14:textId="77777777" w:rsidR="00944221" w:rsidRPr="00FA4C77" w:rsidRDefault="00944221" w:rsidP="00741EB0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증상</w:t>
      </w:r>
      <w:r w:rsidRPr="00FA4C77">
        <w:rPr>
          <w:rFonts w:asciiTheme="minorEastAsia" w:hAnsiTheme="minorEastAsia"/>
          <w:szCs w:val="22"/>
        </w:rPr>
        <w:t>: 배포가 헬스 체크 단계에서 멈춤</w:t>
      </w:r>
    </w:p>
    <w:p w14:paraId="55434460" w14:textId="64E7FEE4" w:rsidR="00944221" w:rsidRPr="00FA4C77" w:rsidRDefault="00944221" w:rsidP="00741EB0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b/>
          <w:bCs/>
          <w:szCs w:val="22"/>
        </w:rPr>
        <w:t>원인</w:t>
      </w:r>
      <w:r w:rsidRPr="00FA4C77">
        <w:rPr>
          <w:rFonts w:asciiTheme="minorEastAsia" w:hAnsiTheme="minorEastAsia"/>
          <w:szCs w:val="22"/>
        </w:rPr>
        <w:t xml:space="preserve">: </w:t>
      </w:r>
      <w:r w:rsidRPr="00FA4C77">
        <w:rPr>
          <w:rFonts w:asciiTheme="minorEastAsia" w:hAnsiTheme="minorEastAsia" w:cs="굴림체"/>
          <w:szCs w:val="22"/>
        </w:rPr>
        <w:t>/health</w:t>
      </w:r>
      <w:r w:rsidRPr="00FA4C77">
        <w:rPr>
          <w:rFonts w:asciiTheme="minorEastAsia" w:hAnsiTheme="minorEastAsia"/>
          <w:szCs w:val="22"/>
        </w:rPr>
        <w:t xml:space="preserve"> 경로에서 HTTP 200 OK 응답</w:t>
      </w:r>
      <w:r w:rsidR="00FD3B48">
        <w:rPr>
          <w:rFonts w:asciiTheme="minorEastAsia" w:hAnsiTheme="minorEastAsia" w:hint="eastAsia"/>
          <w:szCs w:val="22"/>
        </w:rPr>
        <w:t>을</w:t>
      </w:r>
      <w:r w:rsidRPr="00FA4C77">
        <w:rPr>
          <w:rFonts w:asciiTheme="minorEastAsia" w:hAnsiTheme="minorEastAsia"/>
          <w:szCs w:val="22"/>
        </w:rPr>
        <w:t xml:space="preserve"> 반환</w:t>
      </w:r>
      <w:r w:rsidR="00FD3B48">
        <w:rPr>
          <w:rFonts w:asciiTheme="minorEastAsia" w:hAnsiTheme="minorEastAsia" w:hint="eastAsia"/>
          <w:szCs w:val="22"/>
        </w:rPr>
        <w:t>하지</w:t>
      </w:r>
      <w:r w:rsidRPr="00FA4C77">
        <w:rPr>
          <w:rFonts w:asciiTheme="minorEastAsia" w:hAnsiTheme="minorEastAsia"/>
          <w:szCs w:val="22"/>
        </w:rPr>
        <w:t xml:space="preserve"> 않음</w:t>
      </w:r>
    </w:p>
    <w:p w14:paraId="4922018B" w14:textId="46D85D24" w:rsidR="00741EB0" w:rsidRPr="00FA4C77" w:rsidRDefault="00944221" w:rsidP="00741EB0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 w:hint="eastAsia"/>
          <w:b/>
          <w:bCs/>
          <w:szCs w:val="22"/>
        </w:rPr>
        <w:t>해결 방법</w:t>
      </w:r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</w:p>
    <w:p w14:paraId="7682F6D8" w14:textId="781974C5" w:rsidR="00944221" w:rsidRPr="00FA4C77" w:rsidRDefault="00944221" w:rsidP="00741EB0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 xml:space="preserve">올바른 헬스 체크 </w:t>
      </w:r>
      <w:proofErr w:type="spellStart"/>
      <w:r w:rsidR="00FD3B48">
        <w:rPr>
          <w:rFonts w:asciiTheme="minorEastAsia" w:hAnsiTheme="minorEastAsia" w:hint="eastAsia"/>
          <w:szCs w:val="22"/>
        </w:rPr>
        <w:t>url</w:t>
      </w:r>
      <w:proofErr w:type="spellEnd"/>
      <w:r w:rsidRPr="00FA4C77">
        <w:rPr>
          <w:rFonts w:asciiTheme="minorEastAsia" w:hAnsiTheme="minorEastAsia"/>
          <w:szCs w:val="22"/>
        </w:rPr>
        <w:t xml:space="preserve"> 및 포트가 노출되어 있는지 확인</w:t>
      </w:r>
    </w:p>
    <w:p w14:paraId="3C548B82" w14:textId="338920FA" w:rsidR="00741EB0" w:rsidRPr="00FA4C77" w:rsidRDefault="00944221" w:rsidP="00741EB0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>로그를 확인하여 에러 메시지나 모델 로딩 지연 여부 파</w:t>
      </w:r>
      <w:r w:rsidRPr="00FA4C77">
        <w:rPr>
          <w:rFonts w:asciiTheme="minorEastAsia" w:hAnsiTheme="minorEastAsia" w:hint="eastAsia"/>
          <w:szCs w:val="22"/>
        </w:rPr>
        <w:t>악</w:t>
      </w:r>
    </w:p>
    <w:p w14:paraId="1278D44B" w14:textId="232EBB67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E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. </w:t>
      </w:r>
      <w:proofErr w:type="spellStart"/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오토스케일링</w:t>
      </w:r>
      <w:proofErr w:type="spellEnd"/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</w:t>
      </w:r>
      <w:proofErr w:type="spellStart"/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미작동</w:t>
      </w:r>
      <w:proofErr w:type="spellEnd"/>
    </w:p>
    <w:p w14:paraId="5E3D2650" w14:textId="77777777" w:rsidR="00944221" w:rsidRPr="00FA4C77" w:rsidRDefault="00944221" w:rsidP="00741EB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증상</w:t>
      </w:r>
      <w:r w:rsidRPr="00FA4C77">
        <w:rPr>
          <w:rFonts w:asciiTheme="minorEastAsia" w:hAnsiTheme="minorEastAsia"/>
          <w:szCs w:val="22"/>
        </w:rPr>
        <w:t>: 높은 부하에도 불구하고 확장이 발생하지 않음</w:t>
      </w:r>
    </w:p>
    <w:p w14:paraId="5E2C66E2" w14:textId="77777777" w:rsidR="00944221" w:rsidRPr="00FA4C77" w:rsidRDefault="00944221" w:rsidP="00741EB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원인</w:t>
      </w:r>
      <w:r w:rsidRPr="00FA4C77">
        <w:rPr>
          <w:rFonts w:asciiTheme="minorEastAsia" w:hAnsiTheme="minorEastAsia"/>
          <w:szCs w:val="22"/>
        </w:rPr>
        <w:t xml:space="preserve">: 스케일링 </w:t>
      </w:r>
      <w:proofErr w:type="spellStart"/>
      <w:r w:rsidRPr="00FA4C77">
        <w:rPr>
          <w:rFonts w:asciiTheme="minorEastAsia" w:hAnsiTheme="minorEastAsia"/>
          <w:szCs w:val="22"/>
        </w:rPr>
        <w:t>임계값이</w:t>
      </w:r>
      <w:proofErr w:type="spellEnd"/>
      <w:r w:rsidRPr="00FA4C77">
        <w:rPr>
          <w:rFonts w:asciiTheme="minorEastAsia" w:hAnsiTheme="minorEastAsia"/>
          <w:szCs w:val="22"/>
        </w:rPr>
        <w:t xml:space="preserve"> 너무 높거나, </w:t>
      </w:r>
      <w:proofErr w:type="spellStart"/>
      <w:r w:rsidRPr="00FA4C77">
        <w:rPr>
          <w:rFonts w:asciiTheme="minorEastAsia" w:hAnsiTheme="minorEastAsia"/>
          <w:szCs w:val="22"/>
        </w:rPr>
        <w:t>레플리카</w:t>
      </w:r>
      <w:proofErr w:type="spellEnd"/>
      <w:r w:rsidRPr="00FA4C77">
        <w:rPr>
          <w:rFonts w:asciiTheme="minorEastAsia" w:hAnsiTheme="minorEastAsia"/>
          <w:szCs w:val="22"/>
        </w:rPr>
        <w:t xml:space="preserve"> 상태가 비정상</w:t>
      </w:r>
    </w:p>
    <w:p w14:paraId="381E988B" w14:textId="33F6D6B9" w:rsidR="00741EB0" w:rsidRPr="00FA4C77" w:rsidRDefault="00944221" w:rsidP="00741EB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해결 방법</w:t>
      </w:r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</w:p>
    <w:p w14:paraId="744CBC72" w14:textId="7E4DF92A" w:rsidR="00944221" w:rsidRPr="00FA4C77" w:rsidRDefault="00944221" w:rsidP="00741EB0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 xml:space="preserve">CPU </w:t>
      </w:r>
      <w:proofErr w:type="spellStart"/>
      <w:r w:rsidR="00FD3B48">
        <w:rPr>
          <w:rFonts w:asciiTheme="minorEastAsia" w:hAnsiTheme="minorEastAsia" w:hint="eastAsia"/>
          <w:szCs w:val="22"/>
        </w:rPr>
        <w:t>임계값</w:t>
      </w:r>
      <w:proofErr w:type="spellEnd"/>
      <w:r w:rsidRPr="00FA4C77">
        <w:rPr>
          <w:rFonts w:asciiTheme="minorEastAsia" w:hAnsiTheme="minorEastAsia"/>
          <w:szCs w:val="22"/>
        </w:rPr>
        <w:t xml:space="preserve">, 지연 시간 등 </w:t>
      </w:r>
      <w:proofErr w:type="spellStart"/>
      <w:r w:rsidRPr="00FA4C77">
        <w:rPr>
          <w:rFonts w:asciiTheme="minorEastAsia" w:hAnsiTheme="minorEastAsia"/>
          <w:szCs w:val="22"/>
        </w:rPr>
        <w:t>오토스케일링</w:t>
      </w:r>
      <w:proofErr w:type="spellEnd"/>
      <w:r w:rsidRPr="00FA4C77">
        <w:rPr>
          <w:rFonts w:asciiTheme="minorEastAsia" w:hAnsiTheme="minorEastAsia"/>
          <w:szCs w:val="22"/>
        </w:rPr>
        <w:t xml:space="preserve"> </w:t>
      </w:r>
      <w:r w:rsidR="00FD3B48">
        <w:rPr>
          <w:rFonts w:asciiTheme="minorEastAsia" w:hAnsiTheme="minorEastAsia"/>
          <w:szCs w:val="22"/>
        </w:rPr>
        <w:t>파라미터</w:t>
      </w:r>
      <w:r w:rsidR="00FD3B48">
        <w:rPr>
          <w:rFonts w:asciiTheme="minorEastAsia" w:hAnsiTheme="minorEastAsia" w:hint="eastAsia"/>
          <w:szCs w:val="22"/>
        </w:rPr>
        <w:t xml:space="preserve"> </w:t>
      </w:r>
      <w:r w:rsidRPr="00FA4C77">
        <w:rPr>
          <w:rFonts w:asciiTheme="minorEastAsia" w:hAnsiTheme="minorEastAsia"/>
          <w:szCs w:val="22"/>
        </w:rPr>
        <w:t>조정</w:t>
      </w:r>
    </w:p>
    <w:p w14:paraId="00B58D77" w14:textId="6C2C026E" w:rsidR="00741EB0" w:rsidRPr="00FA4C77" w:rsidRDefault="00944221" w:rsidP="00741EB0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 xml:space="preserve">모든 </w:t>
      </w:r>
      <w:proofErr w:type="spellStart"/>
      <w:r w:rsidRPr="00FA4C77">
        <w:rPr>
          <w:rFonts w:asciiTheme="minorEastAsia" w:hAnsiTheme="minorEastAsia"/>
          <w:szCs w:val="22"/>
        </w:rPr>
        <w:t>레플리카가</w:t>
      </w:r>
      <w:proofErr w:type="spellEnd"/>
      <w:r w:rsidRPr="00FA4C77">
        <w:rPr>
          <w:rFonts w:asciiTheme="minorEastAsia" w:hAnsiTheme="minorEastAsia"/>
          <w:szCs w:val="22"/>
        </w:rPr>
        <w:t xml:space="preserve"> 헬스 체크를 정상 통과하는지 확인</w:t>
      </w:r>
    </w:p>
    <w:p w14:paraId="5000CE5E" w14:textId="4860F6C6" w:rsidR="00741EB0" w:rsidRPr="002F79F5" w:rsidRDefault="00FA4C77" w:rsidP="00741EB0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</w:pP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[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>F</w:t>
      </w:r>
      <w:r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14:ligatures w14:val="none"/>
        </w:rPr>
        <w:t>]</w:t>
      </w:r>
      <w:r w:rsidR="00741EB0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. 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502/503 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게이트웨이</w:t>
      </w:r>
      <w:r w:rsidR="00944221" w:rsidRPr="002F79F5">
        <w:rPr>
          <w:rFonts w:asciiTheme="minorEastAsia" w:hAnsiTheme="minorEastAsia" w:cs="Times New Roman"/>
          <w:b/>
          <w:bCs/>
          <w:color w:val="000000"/>
          <w:kern w:val="0"/>
          <w:sz w:val="24"/>
          <w14:ligatures w14:val="none"/>
        </w:rPr>
        <w:t xml:space="preserve"> </w:t>
      </w:r>
      <w:r w:rsidR="00944221" w:rsidRPr="002F79F5">
        <w:rPr>
          <w:rFonts w:asciiTheme="minorEastAsia" w:hAnsiTheme="minorEastAsia" w:cs="맑은 고딕" w:hint="eastAsia"/>
          <w:b/>
          <w:bCs/>
          <w:color w:val="000000"/>
          <w:kern w:val="0"/>
          <w:sz w:val="24"/>
          <w14:ligatures w14:val="none"/>
        </w:rPr>
        <w:t>오류</w:t>
      </w:r>
    </w:p>
    <w:p w14:paraId="55E69EAA" w14:textId="77777777" w:rsidR="00944221" w:rsidRPr="00FA4C77" w:rsidRDefault="00944221" w:rsidP="00741EB0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증상</w:t>
      </w:r>
      <w:r w:rsidRPr="00FA4C77">
        <w:rPr>
          <w:rFonts w:asciiTheme="minorEastAsia" w:hAnsiTheme="minorEastAsia"/>
          <w:szCs w:val="22"/>
        </w:rPr>
        <w:t>: API 응답이 서버 오류(502/503)를 반환</w:t>
      </w:r>
    </w:p>
    <w:p w14:paraId="43419B68" w14:textId="6EC829DE" w:rsidR="00944221" w:rsidRPr="00FA4C77" w:rsidRDefault="00944221" w:rsidP="00741EB0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Style w:val="ab"/>
          <w:rFonts w:asciiTheme="minorEastAsia" w:hAnsiTheme="minorEastAsia"/>
          <w:szCs w:val="22"/>
        </w:rPr>
        <w:t>원인</w:t>
      </w:r>
      <w:r w:rsidRPr="00FA4C77">
        <w:rPr>
          <w:rFonts w:asciiTheme="minorEastAsia" w:hAnsiTheme="minorEastAsia"/>
          <w:szCs w:val="22"/>
        </w:rPr>
        <w:t>: 애플리케이션이 예상 포트에 바인딩되지 않았거나 시작 중</w:t>
      </w:r>
      <w:r w:rsidR="00FD3B48">
        <w:rPr>
          <w:rFonts w:asciiTheme="minorEastAsia" w:hAnsiTheme="minorEastAsia" w:hint="eastAsia"/>
          <w:szCs w:val="22"/>
        </w:rPr>
        <w:t xml:space="preserve"> 충돌</w:t>
      </w:r>
      <w:r w:rsidRPr="00FA4C77">
        <w:rPr>
          <w:rFonts w:asciiTheme="minorEastAsia" w:hAnsiTheme="minorEastAsia"/>
          <w:szCs w:val="22"/>
        </w:rPr>
        <w:t xml:space="preserve"> 발생</w:t>
      </w:r>
    </w:p>
    <w:p w14:paraId="50CE2A9E" w14:textId="3F11A545" w:rsidR="00741EB0" w:rsidRPr="00FA4C77" w:rsidRDefault="00944221" w:rsidP="00741EB0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해결 방법</w:t>
      </w:r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</w:t>
      </w:r>
    </w:p>
    <w:p w14:paraId="10D26051" w14:textId="010BA926" w:rsidR="00944221" w:rsidRPr="00FA4C77" w:rsidRDefault="00944221" w:rsidP="00741EB0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 xml:space="preserve">서비스가 </w:t>
      </w:r>
      <w:r w:rsidRPr="00FA4C77">
        <w:rPr>
          <w:rFonts w:asciiTheme="minorEastAsia" w:hAnsiTheme="minorEastAsia" w:cs="굴림체"/>
          <w:szCs w:val="22"/>
        </w:rPr>
        <w:t>0.0.0.0:&lt;PORT&gt;</w:t>
      </w:r>
      <w:r w:rsidRPr="00FA4C77">
        <w:rPr>
          <w:rFonts w:asciiTheme="minorEastAsia" w:hAnsiTheme="minorEastAsia"/>
          <w:szCs w:val="22"/>
        </w:rPr>
        <w:t xml:space="preserve">에 정상적으로 </w:t>
      </w:r>
      <w:r w:rsidR="00FD3B48">
        <w:rPr>
          <w:rFonts w:asciiTheme="minorEastAsia" w:hAnsiTheme="minorEastAsia" w:hint="eastAsia"/>
          <w:szCs w:val="22"/>
        </w:rPr>
        <w:t>실행 중인지</w:t>
      </w:r>
      <w:r w:rsidRPr="00FA4C77">
        <w:rPr>
          <w:rFonts w:asciiTheme="minorEastAsia" w:hAnsiTheme="minorEastAsia"/>
          <w:szCs w:val="22"/>
        </w:rPr>
        <w:t xml:space="preserve"> 확인</w:t>
      </w:r>
    </w:p>
    <w:p w14:paraId="08B1ECF0" w14:textId="2A43F4A8" w:rsidR="00944221" w:rsidRPr="00FA4C77" w:rsidRDefault="00944221" w:rsidP="00741EB0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/>
          <w:szCs w:val="22"/>
        </w:rPr>
        <w:t>모델 로딩 시간이 길 경우 헬스 체크 타임아웃</w:t>
      </w:r>
      <w:r w:rsidR="00FD3B48">
        <w:rPr>
          <w:rFonts w:asciiTheme="minorEastAsia" w:hAnsiTheme="minorEastAsia" w:hint="eastAsia"/>
          <w:szCs w:val="22"/>
        </w:rPr>
        <w:t>을 늘려서 설정</w:t>
      </w:r>
    </w:p>
    <w:p w14:paraId="2F25947B" w14:textId="77777777" w:rsidR="00741EB0" w:rsidRPr="002F79F5" w:rsidRDefault="00000000" w:rsidP="00741EB0">
      <w:pPr>
        <w:widowControl/>
        <w:wordWrap/>
        <w:autoSpaceDE/>
        <w:autoSpaceDN/>
        <w:spacing w:after="0"/>
        <w:rPr>
          <w:rFonts w:asciiTheme="minorEastAsia" w:hAnsiTheme="minorEastAsia" w:cs="Times New Roman"/>
          <w:kern w:val="0"/>
          <w:sz w:val="24"/>
          <w14:ligatures w14:val="none"/>
        </w:rPr>
      </w:pPr>
      <w:r>
        <w:rPr>
          <w:rFonts w:asciiTheme="minorEastAsia" w:hAnsiTheme="minorEastAsia" w:cs="Times New Roman"/>
          <w:noProof/>
          <w:kern w:val="0"/>
          <w:sz w:val="24"/>
        </w:rPr>
        <w:pict w14:anchorId="1B262176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4FBE10F1" w14:textId="005C6A68" w:rsidR="00741EB0" w:rsidRPr="002F79F5" w:rsidRDefault="00741EB0" w:rsidP="00741EB0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Theme="minorEastAsia" w:hAnsiTheme="minorEastAsia" w:cs="바탕"/>
          <w:b/>
          <w:bCs/>
          <w:color w:val="000000"/>
          <w:kern w:val="0"/>
          <w:sz w:val="28"/>
          <w:szCs w:val="28"/>
          <w14:ligatures w14:val="none"/>
        </w:rPr>
      </w:pPr>
      <w:r w:rsidRPr="002F79F5">
        <w:rPr>
          <w:rFonts w:asciiTheme="minorEastAsia" w:hAnsiTheme="minorEastAsia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 xml:space="preserve">6. </w:t>
      </w:r>
      <w:r w:rsidR="00E159B9" w:rsidRPr="002F79F5">
        <w:rPr>
          <w:rFonts w:asciiTheme="minorEastAsia" w:hAnsiTheme="minorEastAsia" w:cs="바탕" w:hint="eastAsia"/>
          <w:b/>
          <w:bCs/>
          <w:color w:val="000000"/>
          <w:kern w:val="0"/>
          <w:sz w:val="28"/>
          <w:szCs w:val="28"/>
          <w14:ligatures w14:val="none"/>
        </w:rPr>
        <w:t>문의하기</w:t>
      </w:r>
    </w:p>
    <w:p w14:paraId="499CDAB9" w14:textId="15054EF2" w:rsidR="00741EB0" w:rsidRPr="00FA4C77" w:rsidRDefault="00E159B9" w:rsidP="00741EB0">
      <w:pPr>
        <w:widowControl/>
        <w:wordWrap/>
        <w:autoSpaceDE/>
        <w:autoSpaceDN/>
        <w:spacing w:before="100" w:beforeAutospacing="1" w:after="100" w:afterAutospacing="1"/>
        <w:rPr>
          <w:rFonts w:asciiTheme="minorEastAsia" w:hAnsiTheme="minorEastAsia" w:cs="바탕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 xml:space="preserve">추가 </w:t>
      </w:r>
      <w:r w:rsidR="00741FF6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 xml:space="preserve">담당 </w:t>
      </w:r>
      <w:r w:rsidRPr="00FA4C77">
        <w:rPr>
          <w:rFonts w:asciiTheme="minorEastAsia" w:hAnsiTheme="minorEastAsia" w:cs="바탕" w:hint="eastAsia"/>
          <w:color w:val="000000"/>
          <w:kern w:val="0"/>
          <w:szCs w:val="22"/>
          <w14:ligatures w14:val="none"/>
        </w:rPr>
        <w:t>지원이 필요하신 경우, 아래 담당자에게 연락해 주세요:</w:t>
      </w:r>
    </w:p>
    <w:p w14:paraId="217FB7A3" w14:textId="43BF532E" w:rsidR="00741EB0" w:rsidRPr="00FA4C77" w:rsidRDefault="00E159B9" w:rsidP="00741EB0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김현경 매니저</w:t>
      </w:r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 </w:t>
      </w:r>
      <w:hyperlink r:id="rId28" w:history="1">
        <w:r w:rsidR="00741EB0" w:rsidRPr="00FA4C77">
          <w:rPr>
            <w:rFonts w:asciiTheme="minorEastAsia" w:hAnsiTheme="minorEastAsia" w:cs="Times New Roman"/>
            <w:color w:val="0000FF"/>
            <w:kern w:val="0"/>
            <w:szCs w:val="22"/>
            <w:u w:val="single"/>
            <w14:ligatures w14:val="none"/>
          </w:rPr>
          <w:t>hk.kim@aieev.com</w:t>
        </w:r>
      </w:hyperlink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 / +82-10-9888-4696</w:t>
      </w:r>
    </w:p>
    <w:p w14:paraId="3BB4A62E" w14:textId="00ADFEF6" w:rsidR="00741EB0" w:rsidRPr="00FA4C77" w:rsidRDefault="00E159B9" w:rsidP="00741EB0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</w:pPr>
      <w:r w:rsidRPr="00FA4C77">
        <w:rPr>
          <w:rFonts w:asciiTheme="minorEastAsia" w:hAnsiTheme="minorEastAsia" w:cs="바탕" w:hint="eastAsia"/>
          <w:b/>
          <w:bCs/>
          <w:color w:val="000000"/>
          <w:kern w:val="0"/>
          <w:szCs w:val="22"/>
          <w14:ligatures w14:val="none"/>
        </w:rPr>
        <w:t>박병수 매니저</w:t>
      </w:r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: </w:t>
      </w:r>
      <w:hyperlink r:id="rId29" w:history="1">
        <w:r w:rsidR="00741EB0" w:rsidRPr="00FA4C77">
          <w:rPr>
            <w:rFonts w:asciiTheme="minorEastAsia" w:hAnsiTheme="minorEastAsia" w:cs="Times New Roman"/>
            <w:color w:val="0000FF"/>
            <w:kern w:val="0"/>
            <w:szCs w:val="22"/>
            <w:u w:val="single"/>
            <w14:ligatures w14:val="none"/>
          </w:rPr>
          <w:t>bspark@aieev.com</w:t>
        </w:r>
      </w:hyperlink>
      <w:r w:rsidR="00741EB0" w:rsidRPr="00FA4C77">
        <w:rPr>
          <w:rFonts w:asciiTheme="minorEastAsia" w:hAnsiTheme="minorEastAsia" w:cs="Times New Roman"/>
          <w:color w:val="000000"/>
          <w:kern w:val="0"/>
          <w:szCs w:val="22"/>
          <w14:ligatures w14:val="none"/>
        </w:rPr>
        <w:t> / +82-10-4102-4050</w:t>
      </w:r>
    </w:p>
    <w:p w14:paraId="1C5814DF" w14:textId="77777777" w:rsidR="00DF5D04" w:rsidRPr="002F79F5" w:rsidRDefault="00DF5D04">
      <w:pPr>
        <w:rPr>
          <w:rFonts w:asciiTheme="minorEastAsia" w:hAnsiTheme="minorEastAsia"/>
        </w:rPr>
      </w:pPr>
    </w:p>
    <w:sectPr w:rsidR="00DF5D04" w:rsidRPr="002F79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1B2F5B" w14:textId="77777777" w:rsidR="0034587B" w:rsidRDefault="0034587B" w:rsidP="005D5431">
      <w:pPr>
        <w:spacing w:after="0"/>
      </w:pPr>
      <w:r>
        <w:separator/>
      </w:r>
    </w:p>
  </w:endnote>
  <w:endnote w:type="continuationSeparator" w:id="0">
    <w:p w14:paraId="4955B257" w14:textId="77777777" w:rsidR="0034587B" w:rsidRDefault="0034587B" w:rsidP="005D543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retendard">
    <w:panose1 w:val="02000503000000020004"/>
    <w:charset w:val="81"/>
    <w:family w:val="modern"/>
    <w:notTrueType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39108" w14:textId="77777777" w:rsidR="0034587B" w:rsidRDefault="0034587B" w:rsidP="005D5431">
      <w:pPr>
        <w:spacing w:after="0"/>
      </w:pPr>
      <w:r>
        <w:separator/>
      </w:r>
    </w:p>
  </w:footnote>
  <w:footnote w:type="continuationSeparator" w:id="0">
    <w:p w14:paraId="6E4767CF" w14:textId="77777777" w:rsidR="0034587B" w:rsidRDefault="0034587B" w:rsidP="005D543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892"/>
    <w:multiLevelType w:val="multilevel"/>
    <w:tmpl w:val="7F8E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5730"/>
    <w:multiLevelType w:val="multilevel"/>
    <w:tmpl w:val="288A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E344A"/>
    <w:multiLevelType w:val="multilevel"/>
    <w:tmpl w:val="8B84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042BE"/>
    <w:multiLevelType w:val="multilevel"/>
    <w:tmpl w:val="4DBC7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31808"/>
    <w:multiLevelType w:val="multilevel"/>
    <w:tmpl w:val="2D80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404D9"/>
    <w:multiLevelType w:val="multilevel"/>
    <w:tmpl w:val="499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4C3BEA"/>
    <w:multiLevelType w:val="multilevel"/>
    <w:tmpl w:val="88C09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2E321B"/>
    <w:multiLevelType w:val="hybridMultilevel"/>
    <w:tmpl w:val="F3FA5B8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3183C8B"/>
    <w:multiLevelType w:val="multilevel"/>
    <w:tmpl w:val="B356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BD337E"/>
    <w:multiLevelType w:val="multilevel"/>
    <w:tmpl w:val="32B47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3D64B6"/>
    <w:multiLevelType w:val="multilevel"/>
    <w:tmpl w:val="E7B6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C0ABD"/>
    <w:multiLevelType w:val="multilevel"/>
    <w:tmpl w:val="3E907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3342F"/>
    <w:multiLevelType w:val="multilevel"/>
    <w:tmpl w:val="71CC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5C4C4F"/>
    <w:multiLevelType w:val="multilevel"/>
    <w:tmpl w:val="4FDC0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D12972"/>
    <w:multiLevelType w:val="multilevel"/>
    <w:tmpl w:val="6658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1665A5"/>
    <w:multiLevelType w:val="multilevel"/>
    <w:tmpl w:val="5AA6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3F6CB0"/>
    <w:multiLevelType w:val="multilevel"/>
    <w:tmpl w:val="E332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AA5ED7"/>
    <w:multiLevelType w:val="multilevel"/>
    <w:tmpl w:val="7400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63503C"/>
    <w:multiLevelType w:val="multilevel"/>
    <w:tmpl w:val="C096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1E0655"/>
    <w:multiLevelType w:val="multilevel"/>
    <w:tmpl w:val="353A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B56B91"/>
    <w:multiLevelType w:val="multilevel"/>
    <w:tmpl w:val="C6C62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2B10B3"/>
    <w:multiLevelType w:val="multilevel"/>
    <w:tmpl w:val="B98C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0131723">
    <w:abstractNumId w:val="16"/>
  </w:num>
  <w:num w:numId="2" w16cid:durableId="1708799102">
    <w:abstractNumId w:val="11"/>
  </w:num>
  <w:num w:numId="3" w16cid:durableId="1028797515">
    <w:abstractNumId w:val="3"/>
  </w:num>
  <w:num w:numId="4" w16cid:durableId="1851722455">
    <w:abstractNumId w:val="18"/>
  </w:num>
  <w:num w:numId="5" w16cid:durableId="269044385">
    <w:abstractNumId w:val="1"/>
  </w:num>
  <w:num w:numId="6" w16cid:durableId="1053583788">
    <w:abstractNumId w:val="19"/>
  </w:num>
  <w:num w:numId="7" w16cid:durableId="1614900610">
    <w:abstractNumId w:val="13"/>
  </w:num>
  <w:num w:numId="8" w16cid:durableId="2024745494">
    <w:abstractNumId w:val="20"/>
  </w:num>
  <w:num w:numId="9" w16cid:durableId="1070619260">
    <w:abstractNumId w:val="17"/>
  </w:num>
  <w:num w:numId="10" w16cid:durableId="1223255517">
    <w:abstractNumId w:val="9"/>
  </w:num>
  <w:num w:numId="11" w16cid:durableId="1440297256">
    <w:abstractNumId w:val="5"/>
  </w:num>
  <w:num w:numId="12" w16cid:durableId="2089888711">
    <w:abstractNumId w:val="0"/>
  </w:num>
  <w:num w:numId="13" w16cid:durableId="927539181">
    <w:abstractNumId w:val="14"/>
  </w:num>
  <w:num w:numId="14" w16cid:durableId="708647934">
    <w:abstractNumId w:val="6"/>
  </w:num>
  <w:num w:numId="15" w16cid:durableId="326641539">
    <w:abstractNumId w:val="10"/>
  </w:num>
  <w:num w:numId="16" w16cid:durableId="2101751791">
    <w:abstractNumId w:val="21"/>
  </w:num>
  <w:num w:numId="17" w16cid:durableId="1753045915">
    <w:abstractNumId w:val="12"/>
  </w:num>
  <w:num w:numId="18" w16cid:durableId="598103833">
    <w:abstractNumId w:val="8"/>
  </w:num>
  <w:num w:numId="19" w16cid:durableId="437413458">
    <w:abstractNumId w:val="15"/>
  </w:num>
  <w:num w:numId="20" w16cid:durableId="544172772">
    <w:abstractNumId w:val="2"/>
  </w:num>
  <w:num w:numId="21" w16cid:durableId="1220826601">
    <w:abstractNumId w:val="7"/>
  </w:num>
  <w:num w:numId="22" w16cid:durableId="100128073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희조 강">
    <w15:presenceInfo w15:providerId="Windows Live" w15:userId="c62a137a1394ae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B0"/>
    <w:rsid w:val="00015507"/>
    <w:rsid w:val="000226BA"/>
    <w:rsid w:val="00044C72"/>
    <w:rsid w:val="00127FF9"/>
    <w:rsid w:val="00134283"/>
    <w:rsid w:val="001664D8"/>
    <w:rsid w:val="00191BCA"/>
    <w:rsid w:val="001A0610"/>
    <w:rsid w:val="001E740B"/>
    <w:rsid w:val="00211C79"/>
    <w:rsid w:val="002336BB"/>
    <w:rsid w:val="002852C4"/>
    <w:rsid w:val="002A362B"/>
    <w:rsid w:val="002E0437"/>
    <w:rsid w:val="002E538B"/>
    <w:rsid w:val="002F79F5"/>
    <w:rsid w:val="003135E2"/>
    <w:rsid w:val="00334A47"/>
    <w:rsid w:val="0034587B"/>
    <w:rsid w:val="003951BA"/>
    <w:rsid w:val="004040B0"/>
    <w:rsid w:val="0042099D"/>
    <w:rsid w:val="00421F39"/>
    <w:rsid w:val="00465451"/>
    <w:rsid w:val="00491FB0"/>
    <w:rsid w:val="004D12A9"/>
    <w:rsid w:val="00504EC2"/>
    <w:rsid w:val="005254DA"/>
    <w:rsid w:val="00547BFF"/>
    <w:rsid w:val="00590B26"/>
    <w:rsid w:val="005956D8"/>
    <w:rsid w:val="005D4DB9"/>
    <w:rsid w:val="005D5431"/>
    <w:rsid w:val="005E7523"/>
    <w:rsid w:val="005F44B5"/>
    <w:rsid w:val="00605D58"/>
    <w:rsid w:val="00655515"/>
    <w:rsid w:val="0066711B"/>
    <w:rsid w:val="006C3076"/>
    <w:rsid w:val="006F2605"/>
    <w:rsid w:val="00741EB0"/>
    <w:rsid w:val="00741FF6"/>
    <w:rsid w:val="00804FAC"/>
    <w:rsid w:val="00897BCD"/>
    <w:rsid w:val="008B0A07"/>
    <w:rsid w:val="008D4E0F"/>
    <w:rsid w:val="009046B6"/>
    <w:rsid w:val="00911C72"/>
    <w:rsid w:val="00916C99"/>
    <w:rsid w:val="009300FD"/>
    <w:rsid w:val="0094139E"/>
    <w:rsid w:val="00944221"/>
    <w:rsid w:val="0094492B"/>
    <w:rsid w:val="0095190B"/>
    <w:rsid w:val="00A74937"/>
    <w:rsid w:val="00AB4F41"/>
    <w:rsid w:val="00B13751"/>
    <w:rsid w:val="00B3562E"/>
    <w:rsid w:val="00B57535"/>
    <w:rsid w:val="00B962B7"/>
    <w:rsid w:val="00C16C46"/>
    <w:rsid w:val="00C5118E"/>
    <w:rsid w:val="00C72B62"/>
    <w:rsid w:val="00D72322"/>
    <w:rsid w:val="00D933AA"/>
    <w:rsid w:val="00DA65B1"/>
    <w:rsid w:val="00DF5D04"/>
    <w:rsid w:val="00DF69DD"/>
    <w:rsid w:val="00E159B9"/>
    <w:rsid w:val="00EA747A"/>
    <w:rsid w:val="00F6114B"/>
    <w:rsid w:val="00FA4C77"/>
    <w:rsid w:val="00FB2E8F"/>
    <w:rsid w:val="00FD3B48"/>
    <w:rsid w:val="00FF06B3"/>
    <w:rsid w:val="00FF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44398"/>
  <w15:chartTrackingRefBased/>
  <w15:docId w15:val="{C2C0DB1C-9916-1C4A-B352-2BC0A987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1EB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1E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1E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1EB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1EB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1EB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1EB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1EB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1EB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41EB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41EB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741EB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741E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41E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41E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41E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41E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41EB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41EB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41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41EB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41E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41E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41EB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41EB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41EB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41E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41EB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41EB0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unhideWhenUsed/>
    <w:rsid w:val="00741EB0"/>
    <w:pPr>
      <w:widowControl/>
      <w:wordWrap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styleId="ab">
    <w:name w:val="Strong"/>
    <w:basedOn w:val="a0"/>
    <w:uiPriority w:val="22"/>
    <w:qFormat/>
    <w:rsid w:val="00741EB0"/>
    <w:rPr>
      <w:b/>
      <w:bCs/>
    </w:rPr>
  </w:style>
  <w:style w:type="character" w:customStyle="1" w:styleId="apple-converted-space">
    <w:name w:val="apple-converted-space"/>
    <w:basedOn w:val="a0"/>
    <w:rsid w:val="00741EB0"/>
  </w:style>
  <w:style w:type="character" w:styleId="ac">
    <w:name w:val="Emphasis"/>
    <w:basedOn w:val="a0"/>
    <w:uiPriority w:val="20"/>
    <w:qFormat/>
    <w:rsid w:val="00741EB0"/>
    <w:rPr>
      <w:i/>
      <w:iCs/>
    </w:rPr>
  </w:style>
  <w:style w:type="character" w:styleId="ad">
    <w:name w:val="Hyperlink"/>
    <w:basedOn w:val="a0"/>
    <w:uiPriority w:val="99"/>
    <w:unhideWhenUsed/>
    <w:rsid w:val="00741EB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741E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741E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741E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e">
    <w:name w:val="annotation reference"/>
    <w:basedOn w:val="a0"/>
    <w:uiPriority w:val="99"/>
    <w:semiHidden/>
    <w:unhideWhenUsed/>
    <w:rsid w:val="00897BCD"/>
    <w:rPr>
      <w:sz w:val="18"/>
      <w:szCs w:val="18"/>
    </w:rPr>
  </w:style>
  <w:style w:type="paragraph" w:styleId="af">
    <w:name w:val="annotation text"/>
    <w:basedOn w:val="a"/>
    <w:link w:val="Char3"/>
    <w:uiPriority w:val="99"/>
    <w:semiHidden/>
    <w:unhideWhenUsed/>
    <w:rsid w:val="00897BCD"/>
  </w:style>
  <w:style w:type="character" w:customStyle="1" w:styleId="Char3">
    <w:name w:val="메모 텍스트 Char"/>
    <w:basedOn w:val="a0"/>
    <w:link w:val="af"/>
    <w:uiPriority w:val="99"/>
    <w:semiHidden/>
    <w:rsid w:val="00897BCD"/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897BCD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897BCD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897BCD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FF06B3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547BFF"/>
    <w:rPr>
      <w:color w:val="96607D" w:themeColor="followedHyperlink"/>
      <w:u w:val="single"/>
    </w:rPr>
  </w:style>
  <w:style w:type="paragraph" w:styleId="af4">
    <w:name w:val="header"/>
    <w:basedOn w:val="a"/>
    <w:link w:val="Char5"/>
    <w:uiPriority w:val="99"/>
    <w:unhideWhenUsed/>
    <w:rsid w:val="005D543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4"/>
    <w:uiPriority w:val="99"/>
    <w:rsid w:val="005D5431"/>
  </w:style>
  <w:style w:type="paragraph" w:styleId="af5">
    <w:name w:val="footer"/>
    <w:basedOn w:val="a"/>
    <w:link w:val="Char6"/>
    <w:uiPriority w:val="99"/>
    <w:unhideWhenUsed/>
    <w:rsid w:val="005D5431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5"/>
    <w:uiPriority w:val="99"/>
    <w:rsid w:val="005D5431"/>
  </w:style>
  <w:style w:type="paragraph" w:styleId="af6">
    <w:name w:val="Revision"/>
    <w:hidden/>
    <w:uiPriority w:val="99"/>
    <w:semiHidden/>
    <w:rsid w:val="00FF3F6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3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egrated-dev.aieev.cloud:3002/ko" TargetMode="External"/><Relationship Id="rId13" Type="http://schemas.openxmlformats.org/officeDocument/2006/relationships/hyperlink" Target="mailto:sales@aieev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mailto:contact@aieev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mailto:bspark@aieev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iscord.com/channels/912829806415085598/1187492973148115076/threads/1349672733168107541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mailto:hk.kim@aieev.com" TargetMode="External"/><Relationship Id="rId10" Type="http://schemas.openxmlformats.org/officeDocument/2006/relationships/hyperlink" Target="https://integrated-dev.aieev.cloud:3002/ko" TargetMode="External"/><Relationship Id="rId19" Type="http://schemas.openxmlformats.org/officeDocument/2006/relationships/image" Target="media/image7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integrated-dev.aieev.cloud:3002/k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mailto:contact@aieev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D29DB-6348-417A-8E1E-146B343C8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16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김현경</dc:creator>
  <cp:keywords/>
  <dc:description/>
  <cp:lastModifiedBy>희조 강</cp:lastModifiedBy>
  <cp:revision>9</cp:revision>
  <dcterms:created xsi:type="dcterms:W3CDTF">2025-08-20T03:55:00Z</dcterms:created>
  <dcterms:modified xsi:type="dcterms:W3CDTF">2025-08-21T06:35:00Z</dcterms:modified>
</cp:coreProperties>
</file>